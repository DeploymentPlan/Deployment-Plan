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76156" w:displacedByCustomXml="next"/>
    <w:bookmarkEnd w:id="0" w:displacedByCustomXml="next"/>
    <w:sdt>
      <w:sdtPr>
        <w:id w:val="-233081681"/>
        <w:docPartObj>
          <w:docPartGallery w:val="Cover Pages"/>
          <w:docPartUnique/>
        </w:docPartObj>
      </w:sdtPr>
      <w:sdtEndPr/>
      <w:sdtContent>
        <w:sdt>
          <w:sdtPr>
            <w:id w:val="806744243"/>
            <w:docPartObj>
              <w:docPartGallery w:val="Cover Pages"/>
              <w:docPartUnique/>
            </w:docPartObj>
          </w:sdtPr>
          <w:sdtContent>
            <w:sdt>
              <w:sdtPr>
                <w:id w:val="-2024625961"/>
                <w:docPartObj>
                  <w:docPartGallery w:val="Cover Pages"/>
                  <w:docPartUnique/>
                </w:docPartObj>
              </w:sdtPr>
              <w:sdtContent>
                <w:p w14:paraId="0DCF6335" w14:textId="77777777" w:rsidR="005060ED" w:rsidRDefault="005060ED" w:rsidP="005060ED">
                  <w:r>
                    <w:rPr>
                      <w:noProof/>
                    </w:rPr>
                    <w:drawing>
                      <wp:inline distT="0" distB="0" distL="0" distR="0" wp14:anchorId="03B992F1" wp14:editId="0146E1B3">
                        <wp:extent cx="1743075" cy="579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p>
                <w:p w14:paraId="681DB354" w14:textId="77777777" w:rsidR="005060ED" w:rsidRDefault="005060ED" w:rsidP="005060ED"/>
                <w:p w14:paraId="56759DDE" w14:textId="77777777" w:rsidR="005060ED" w:rsidRDefault="005060ED" w:rsidP="005060ED"/>
                <w:p w14:paraId="79362D41" w14:textId="77777777" w:rsidR="005060ED" w:rsidRDefault="005060ED" w:rsidP="005060ED"/>
                <w:p w14:paraId="2E730E20" w14:textId="25F21D41" w:rsidR="005060ED" w:rsidRPr="002B34DE" w:rsidRDefault="005060ED" w:rsidP="005060ED">
                  <w:pPr>
                    <w:pStyle w:val="Caption"/>
                    <w:rPr>
                      <w:sz w:val="40"/>
                      <w:szCs w:val="40"/>
                    </w:rPr>
                  </w:pPr>
                  <w:r w:rsidRPr="002B34DE">
                    <w:rPr>
                      <w:sz w:val="40"/>
                      <w:szCs w:val="40"/>
                    </w:rPr>
                    <w:t xml:space="preserve">Azure Active Directory </w:t>
                  </w:r>
                  <w:r>
                    <w:rPr>
                      <w:b/>
                      <w:sz w:val="40"/>
                      <w:szCs w:val="40"/>
                    </w:rPr>
                    <w:t>Single Sign-On</w:t>
                  </w:r>
                  <w:r w:rsidRPr="002B34DE">
                    <w:rPr>
                      <w:sz w:val="40"/>
                      <w:szCs w:val="40"/>
                    </w:rPr>
                    <w:t xml:space="preserve"> Deployment Plan</w:t>
                  </w:r>
                </w:p>
                <w:p w14:paraId="0EF1B0AD" w14:textId="77777777" w:rsidR="005060ED" w:rsidRDefault="005060ED" w:rsidP="005060ED"/>
                <w:p w14:paraId="6913A886" w14:textId="77777777" w:rsidR="005060ED" w:rsidRDefault="005060ED" w:rsidP="005060ED"/>
                <w:p w14:paraId="3235080E" w14:textId="77777777" w:rsidR="005060ED" w:rsidRDefault="005060ED" w:rsidP="005060ED"/>
                <w:p w14:paraId="3782BFBA" w14:textId="77777777" w:rsidR="005060ED" w:rsidRDefault="005060ED" w:rsidP="005060ED"/>
                <w:p w14:paraId="2E0216B7" w14:textId="77777777" w:rsidR="005060ED" w:rsidRPr="002B34DE" w:rsidRDefault="005060ED" w:rsidP="005060ED">
                  <w:pPr>
                    <w:rPr>
                      <w:b/>
                    </w:rPr>
                  </w:pPr>
                  <w:r w:rsidRPr="002B34DE">
                    <w:rPr>
                      <w:b/>
                      <w:sz w:val="32"/>
                      <w:szCs w:val="32"/>
                    </w:rPr>
                    <w:t>How to use this guide</w:t>
                  </w:r>
                </w:p>
                <w:p w14:paraId="212E43A6" w14:textId="77777777" w:rsidR="005060ED" w:rsidRPr="00A330BE" w:rsidRDefault="005060ED" w:rsidP="005060ED">
                  <w:r>
                    <w:t>This step-by-step guide walks through the implementation of Conditional Access in a five-step process. The links below take you to each of those steps.</w:t>
                  </w:r>
                </w:p>
                <w:p w14:paraId="06E5F0A1" w14:textId="77777777" w:rsidR="005060ED" w:rsidRPr="00A330BE" w:rsidRDefault="005060ED" w:rsidP="005060ED">
                  <w:r w:rsidRPr="002D5D11">
                    <w:rPr>
                      <w:noProof/>
                    </w:rPr>
                    <mc:AlternateContent>
                      <mc:Choice Requires="wpg">
                        <w:drawing>
                          <wp:anchor distT="0" distB="0" distL="114300" distR="114300" simplePos="0" relativeHeight="251660299" behindDoc="0" locked="0" layoutInCell="1" allowOverlap="1" wp14:anchorId="174D41B5" wp14:editId="09DE80A5">
                            <wp:simplePos x="0" y="0"/>
                            <wp:positionH relativeFrom="column">
                              <wp:posOffset>-157480</wp:posOffset>
                            </wp:positionH>
                            <wp:positionV relativeFrom="paragraph">
                              <wp:posOffset>285115</wp:posOffset>
                            </wp:positionV>
                            <wp:extent cx="7015826" cy="1337976"/>
                            <wp:effectExtent l="0" t="0" r="0" b="0"/>
                            <wp:wrapTopAndBottom/>
                            <wp:docPr id="1243067201"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826" cy="1337976"/>
                                      <a:chOff x="0" y="0"/>
                                      <a:chExt cx="7015882" cy="1338489"/>
                                    </a:xfrm>
                                  </wpg:grpSpPr>
                                  <pic:pic xmlns:pic="http://schemas.openxmlformats.org/drawingml/2006/picture">
                                    <pic:nvPicPr>
                                      <pic:cNvPr id="1243067202" name="Picture 124306720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243067203" name="Picture 1243067203">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243067204" name="Picture 1243067204">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243067205" name="Group 1243067205">
                                      <a:extLst/>
                                    </wpg:cNvPr>
                                    <wpg:cNvGrpSpPr/>
                                    <wpg:grpSpPr>
                                      <a:xfrm>
                                        <a:off x="607815" y="27917"/>
                                        <a:ext cx="691844" cy="739500"/>
                                        <a:chOff x="607815" y="27917"/>
                                        <a:chExt cx="691844" cy="739500"/>
                                      </a:xfrm>
                                    </wpg:grpSpPr>
                                    <pic:pic xmlns:pic="http://schemas.openxmlformats.org/drawingml/2006/picture">
                                      <pic:nvPicPr>
                                        <pic:cNvPr id="1243067206" name="Picture 1243067206" descr="\\MAGNUM\Projects\Microsoft\Cloud Power FY12\Design\ICONS_PNG\User.png">
                                          <a:extLst/>
                                        </pic:cNvPr>
                                        <pic:cNvPicPr>
                                          <a:picLocks noChangeAspect="1" noChangeArrowheads="1"/>
                                        </pic:cNvPicPr>
                                      </pic:nvPicPr>
                                      <pic:blipFill>
                                        <a:blip r:embed="rId16" cstate="print">
                                          <a:lum/>
                                        </a:blip>
                                        <a:srcRect/>
                                        <a:stretch>
                                          <a:fillRect/>
                                        </a:stretch>
                                      </pic:blipFill>
                                      <pic:spPr bwMode="auto">
                                        <a:xfrm>
                                          <a:off x="625400" y="27917"/>
                                          <a:ext cx="656674" cy="656674"/>
                                        </a:xfrm>
                                        <a:prstGeom prst="rect">
                                          <a:avLst/>
                                        </a:prstGeom>
                                        <a:noFill/>
                                      </pic:spPr>
                                    </pic:pic>
                                    <wps:wsp>
                                      <wps:cNvPr id="1243067207" name="Oval 1243067207">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3067208" name="TextBox 9">
                                      <a:extLst/>
                                    </wps:cNvPr>
                                    <wps:cNvSpPr txBox="1"/>
                                    <wps:spPr>
                                      <a:xfrm>
                                        <a:off x="0" y="874761"/>
                                        <a:ext cx="1864375" cy="463728"/>
                                      </a:xfrm>
                                      <a:prstGeom prst="rect">
                                        <a:avLst/>
                                      </a:prstGeom>
                                      <a:noFill/>
                                    </wps:spPr>
                                    <wps:txbx>
                                      <w:txbxContent>
                                        <w:p w14:paraId="2EF4602D"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701A7796" w14:textId="77777777" w:rsidR="005060ED" w:rsidRPr="004F1C64"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426A9C25" w14:textId="77777777" w:rsidR="005060ED" w:rsidRDefault="005060ED" w:rsidP="005060ED">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09" name="TextBox 10">
                                      <a:extLst/>
                                    </wps:cNvPr>
                                    <wps:cNvSpPr txBox="1"/>
                                    <wps:spPr>
                                      <a:xfrm>
                                        <a:off x="1134461" y="869961"/>
                                        <a:ext cx="2029476" cy="463728"/>
                                      </a:xfrm>
                                      <a:prstGeom prst="rect">
                                        <a:avLst/>
                                      </a:prstGeom>
                                      <a:noFill/>
                                    </wps:spPr>
                                    <wps:txbx>
                                      <w:txbxContent>
                                        <w:p w14:paraId="0EF50B97"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69CA52A8"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11D1D6B8"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0" name="TextBox 11">
                                      <a:extLst/>
                                    </wps:cNvPr>
                                    <wps:cNvSpPr txBox="1"/>
                                    <wps:spPr>
                                      <a:xfrm>
                                        <a:off x="2617355" y="874741"/>
                                        <a:ext cx="1588783" cy="463728"/>
                                      </a:xfrm>
                                      <a:prstGeom prst="rect">
                                        <a:avLst/>
                                      </a:prstGeom>
                                      <a:noFill/>
                                    </wps:spPr>
                                    <wps:txbx>
                                      <w:txbxContent>
                                        <w:p w14:paraId="3A270299"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059B7270"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3781F7C6"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1" name="TextBox 14">
                                      <a:extLst/>
                                    </wps:cNvPr>
                                    <wps:cNvSpPr txBox="1"/>
                                    <wps:spPr>
                                      <a:xfrm>
                                        <a:off x="4986406" y="874741"/>
                                        <a:ext cx="2029476" cy="463728"/>
                                      </a:xfrm>
                                      <a:prstGeom prst="rect">
                                        <a:avLst/>
                                      </a:prstGeom>
                                      <a:noFill/>
                                    </wps:spPr>
                                    <wps:txbx>
                                      <w:txbxContent>
                                        <w:p w14:paraId="17B87A29"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1B332A13"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14E1D0B4"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243067212" name="Picture 124306721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243067213" name="TextBox 17">
                                      <a:extLst/>
                                    </wps:cNvPr>
                                    <wps:cNvSpPr txBox="1"/>
                                    <wps:spPr>
                                      <a:xfrm>
                                        <a:off x="3919569" y="874741"/>
                                        <a:ext cx="1588783" cy="463728"/>
                                      </a:xfrm>
                                      <a:prstGeom prst="rect">
                                        <a:avLst/>
                                      </a:prstGeom>
                                      <a:noFill/>
                                    </wps:spPr>
                                    <wps:txbx>
                                      <w:txbxContent>
                                        <w:p w14:paraId="2A6306A5"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3402C1C8"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68D0E753"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174D41B5" id="Group 1" o:spid="_x0000_s1026" style="position:absolute;margin-left:-12.4pt;margin-top:22.45pt;width:552.45pt;height:105.35pt;z-index:251660299" coordsize="70158,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067202" o:spid="_x0000_s1027" type="#_x0000_t75"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">
                              <v:imagedata r:id="rId17" o:title=""/>
                            </v:shape>
                            <v:shape id="Picture 1243067203" o:spid="_x0000_s1028" type="#_x0000_t75"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">
                              <v:imagedata r:id="rId18" o:title=""/>
                            </v:shape>
                            <v:shape id="Picture 1243067204" o:spid="_x0000_s1029"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">
                              <v:imagedata r:id="rId19" o:title=""/>
                            </v:shape>
                            <v:group id="Group 1243067205" o:spid="_x0000_s1030"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">
                              <v:shape id="Picture 1243067206" o:spid="_x0000_s1031"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">
                                <v:imagedata r:id="rId20" o:title="User"/>
                              </v:shape>
                              <v:oval id="Oval 1243067207" o:spid="_x0000_s1032"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" filled="f" strokecolor="#1f4d78 [1608]" strokeweight="1pt">
                                <v:stroke joinstyle="miter"/>
                              </v:oval>
                            </v:group>
                            <v:shapetype id="_x0000_t202" coordsize="21600,21600" o:spt="202" path="m,l,21600r21600,l21600,xe">
                              <v:stroke joinstyle="miter"/>
                              <v:path gradientshapeok="t" o:connecttype="rect"/>
                            </v:shapetype>
                            <v:shape id="TextBox 9" o:spid="_x0000_s1033"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" filled="f" stroked="f">
                              <v:textbox style="mso-fit-shape-to-text:t">
                                <w:txbxContent>
                                  <w:p w14:paraId="2EF4602D"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701A7796" w14:textId="77777777" w:rsidR="005060ED" w:rsidRPr="004F1C64"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426A9C25" w14:textId="77777777" w:rsidR="005060ED" w:rsidRDefault="005060ED" w:rsidP="005060ED">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v:textbox>
                            </v:shape>
                            <v:shape id="TextBox 10" o:spid="_x0000_s1034"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" filled="f" stroked="f">
                              <v:textbox style="mso-fit-shape-to-text:t">
                                <w:txbxContent>
                                  <w:p w14:paraId="0EF50B97"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69CA52A8"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11D1D6B8"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5"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" filled="f" stroked="f">
                              <v:textbox style="mso-fit-shape-to-text:t">
                                <w:txbxContent>
                                  <w:p w14:paraId="3A270299"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059B7270"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3781F7C6"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6" type="#_x0000_t202" style="position:absolute;left:49864;top:8747;width:20294;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" filled="f" stroked="f">
                              <v:textbox style="mso-fit-shape-to-text:t">
                                <w:txbxContent>
                                  <w:p w14:paraId="17B87A29"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1B332A13"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14E1D0B4"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243067212" o:spid="_x0000_s1037" type="#_x0000_t75"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">
                              <v:imagedata r:id="rId17" o:title=""/>
                            </v:shape>
                            <v:shape id="TextBox 17" o:spid="_x0000_s1038"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" filled="f" stroked="f">
                              <v:textbox style="mso-fit-shape-to-text:t">
                                <w:txbxContent>
                                  <w:p w14:paraId="2A6306A5"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3402C1C8"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68D0E753"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3E4D023E" w14:textId="77777777" w:rsidR="005060ED" w:rsidRDefault="005060ED" w:rsidP="005060ED"/>
                <w:p w14:paraId="2B5BCF61" w14:textId="77777777" w:rsidR="005060ED" w:rsidRDefault="005060ED" w:rsidP="005060ED"/>
                <w:p w14:paraId="7C2F8152" w14:textId="77777777" w:rsidR="005060ED" w:rsidRDefault="005060ED" w:rsidP="005060ED">
                  <w:r>
                    <w:rPr>
                      <w:noProof/>
                    </w:rPr>
                    <mc:AlternateContent>
                      <mc:Choice Requires="wps">
                        <w:drawing>
                          <wp:inline distT="0" distB="0" distL="0" distR="0" wp14:anchorId="37F9E849" wp14:editId="09510C68">
                            <wp:extent cx="5943600" cy="1365250"/>
                            <wp:effectExtent l="0" t="0" r="0" b="6350"/>
                            <wp:docPr id="7" name="Rectangle 7"/>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19774482" w14:textId="77777777" w:rsidR="005060ED" w:rsidRPr="00A55078" w:rsidRDefault="005060ED" w:rsidP="005060ED">
                                        <w:pPr>
                                          <w:rPr>
                                            <w:b/>
                                            <w:color w:val="000000" w:themeColor="text1"/>
                                          </w:rPr>
                                        </w:pPr>
                                        <w:r w:rsidRPr="00A55078">
                                          <w:rPr>
                                            <w:b/>
                                            <w:color w:val="000000" w:themeColor="text1"/>
                                          </w:rPr>
                                          <w:t>Note:</w:t>
                                        </w:r>
                                      </w:p>
                                      <w:p w14:paraId="0F8BFAFB" w14:textId="77777777" w:rsidR="005060ED" w:rsidRPr="00A55078" w:rsidRDefault="005060ED" w:rsidP="005060E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08283B2A" w14:textId="77777777" w:rsidR="005060ED" w:rsidRPr="00DF22FF" w:rsidRDefault="005060ED" w:rsidP="005060E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0A7274C8" w14:textId="77777777" w:rsidR="005060ED" w:rsidRPr="00A55078" w:rsidRDefault="005060ED" w:rsidP="005060ED">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F9E849" id="Rectangle 7" o:spid="_x0000_s1039"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" fillcolor="#b4c6e7 [1300]" stroked="f">
                            <v:textbox>
                              <w:txbxContent>
                                <w:p w14:paraId="19774482" w14:textId="77777777" w:rsidR="005060ED" w:rsidRPr="00A55078" w:rsidRDefault="005060ED" w:rsidP="005060ED">
                                  <w:pPr>
                                    <w:rPr>
                                      <w:b/>
                                      <w:color w:val="000000" w:themeColor="text1"/>
                                    </w:rPr>
                                  </w:pPr>
                                  <w:r w:rsidRPr="00A55078">
                                    <w:rPr>
                                      <w:b/>
                                      <w:color w:val="000000" w:themeColor="text1"/>
                                    </w:rPr>
                                    <w:t>Note:</w:t>
                                  </w:r>
                                </w:p>
                                <w:p w14:paraId="0F8BFAFB" w14:textId="77777777" w:rsidR="005060ED" w:rsidRPr="00A55078" w:rsidRDefault="005060ED" w:rsidP="005060E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08283B2A" w14:textId="77777777" w:rsidR="005060ED" w:rsidRPr="00DF22FF" w:rsidRDefault="005060ED" w:rsidP="005060E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0A7274C8" w14:textId="77777777" w:rsidR="005060ED" w:rsidRPr="00A55078" w:rsidRDefault="005060ED" w:rsidP="005060ED">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sdtContent>
            </w:sdt>
            <w:p w14:paraId="06A1E586" w14:textId="68C25496" w:rsidR="00BA225E" w:rsidRPr="005060ED" w:rsidRDefault="005060ED" w:rsidP="0036269E"/>
          </w:sdtContent>
        </w:sdt>
      </w:sdtContent>
    </w:sdt>
    <w:p w14:paraId="6BB7D0DE" w14:textId="72059FF6" w:rsidR="009A239B" w:rsidRDefault="00D272B8" w:rsidP="009A239B">
      <w:pPr>
        <w:pStyle w:val="Footer"/>
        <w:spacing w:after="120"/>
        <w:rPr>
          <w:rFonts w:cstheme="minorHAnsi"/>
          <w:b/>
          <w:sz w:val="24"/>
          <w:szCs w:val="18"/>
        </w:rPr>
      </w:pPr>
      <w:r w:rsidRPr="00197D8A">
        <w:rPr>
          <w:rFonts w:cstheme="minorHAnsi"/>
          <w:b/>
          <w:sz w:val="24"/>
          <w:szCs w:val="18"/>
        </w:rPr>
        <w:lastRenderedPageBreak/>
        <w:t>IMPORTANT NOTICES</w:t>
      </w:r>
    </w:p>
    <w:p w14:paraId="3D356011" w14:textId="77777777" w:rsidR="00197D8A" w:rsidRPr="00197D8A" w:rsidRDefault="00197D8A" w:rsidP="005A4894">
      <w:pPr>
        <w:pStyle w:val="Footer"/>
        <w:spacing w:after="120"/>
        <w:rPr>
          <w:rFonts w:cstheme="minorHAnsi"/>
          <w:b/>
          <w:sz w:val="24"/>
          <w:szCs w:val="18"/>
        </w:rPr>
      </w:pPr>
    </w:p>
    <w:p w14:paraId="590E6214" w14:textId="6953CA59" w:rsidR="002202FC" w:rsidRDefault="00B33B2B" w:rsidP="002202FC">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2018</w:t>
      </w:r>
      <w:r w:rsidR="002202FC" w:rsidRPr="0084305B">
        <w:t xml:space="preserve"> </w:t>
      </w:r>
      <w:r w:rsidR="002202FC">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sidR="002202FC">
        <w:rPr>
          <w:rFonts w:ascii="Segoe UI" w:hAnsi="Segoe UI" w:cs="Segoe UI"/>
          <w:color w:val="1A1A1A"/>
          <w:sz w:val="21"/>
          <w:szCs w:val="21"/>
        </w:rPr>
        <w:br/>
        <w:t xml:space="preserve">Some examples are for illustration only and are fictitious. No real association is intended or inferred. </w:t>
      </w:r>
      <w:r w:rsidR="002202FC">
        <w:rPr>
          <w:rFonts w:ascii="Segoe UI" w:hAnsi="Segoe UI" w:cs="Segoe UI"/>
          <w:color w:val="1A1A1A"/>
          <w:sz w:val="21"/>
          <w:szCs w:val="21"/>
        </w:rPr>
        <w:br/>
        <w:t> </w:t>
      </w:r>
      <w:r w:rsidR="002202FC">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2DD87572" w14:textId="2B48D628" w:rsidR="009A239B" w:rsidRDefault="005060ED" w:rsidP="009A239B">
      <w:pPr>
        <w:pStyle w:val="Footer"/>
        <w:spacing w:after="120"/>
        <w:rPr>
          <w:b/>
        </w:rPr>
      </w:pPr>
      <w:r>
        <w:rPr>
          <w:b/>
        </w:rPr>
        <w:t>Confidentiality Statement</w:t>
      </w:r>
    </w:p>
    <w:p w14:paraId="2B4FB112" w14:textId="77777777" w:rsidR="005060ED" w:rsidRPr="00F26EEF" w:rsidRDefault="005060ED" w:rsidP="005060ED">
      <w:r>
        <w:t>This document may provide certain information that is and must be kept confidential. To ensure the protection of such information you should not disclose any part of this plan summary to anyone who does not have a legitimate reason for needing it.</w:t>
      </w:r>
    </w:p>
    <w:p w14:paraId="20710814" w14:textId="77777777" w:rsidR="005060ED" w:rsidRPr="005060ED" w:rsidRDefault="005060ED" w:rsidP="009A239B">
      <w:pPr>
        <w:pStyle w:val="Footer"/>
        <w:spacing w:after="120"/>
        <w:rPr>
          <w:b/>
        </w:rPr>
      </w:pPr>
    </w:p>
    <w:p w14:paraId="5983CB28" w14:textId="31ADE70D" w:rsidR="00EC7CBA" w:rsidRPr="00197D8A" w:rsidRDefault="00EC7CBA" w:rsidP="005A4894">
      <w:pPr>
        <w:pStyle w:val="Footer"/>
        <w:spacing w:after="120"/>
        <w:rPr>
          <w:b/>
        </w:rPr>
      </w:pPr>
      <w:r w:rsidRPr="00197D8A">
        <w:rPr>
          <w:b/>
        </w:rPr>
        <w:t>Customize this document</w:t>
      </w:r>
    </w:p>
    <w:p w14:paraId="3845A6C9" w14:textId="69C260AB" w:rsidR="005A4894" w:rsidRDefault="00D272B8" w:rsidP="005A4894">
      <w:pPr>
        <w:pStyle w:val="Footer"/>
        <w:spacing w:after="120"/>
        <w:rPr>
          <w:rFonts w:cstheme="minorHAnsi"/>
          <w:sz w:val="18"/>
          <w:szCs w:val="18"/>
        </w:rPr>
      </w:pPr>
      <w:r>
        <w:t xml:space="preserve">To customize this document </w:t>
      </w:r>
      <w:r w:rsidR="00EC7CBA">
        <w:t>for your use with a specific application, perform a global replace of &lt;&lt;A</w:t>
      </w:r>
      <w:r w:rsidR="00893130">
        <w:t>PPLICATION NAME</w:t>
      </w:r>
      <w:r w:rsidR="00EC7CBA">
        <w:t>&gt;</w:t>
      </w:r>
      <w:r w:rsidR="00206FA5">
        <w:t>&gt;</w:t>
      </w:r>
      <w:r w:rsidR="00EC7CBA">
        <w:t xml:space="preserve"> with the name of the SaaS application with which you are working. </w:t>
      </w:r>
      <w:r w:rsidR="005A4894">
        <w:br w:type="page"/>
      </w:r>
    </w:p>
    <w:p w14:paraId="4C52FC2C" w14:textId="77777777" w:rsidR="005A4894" w:rsidRDefault="005A4894" w:rsidP="00CC248B">
      <w:pPr>
        <w:pStyle w:val="Title"/>
      </w:pPr>
    </w:p>
    <w:p w14:paraId="16186FD2" w14:textId="1AABCFE3" w:rsidR="003566E0" w:rsidRDefault="003566E0" w:rsidP="00CC248B">
      <w:pPr>
        <w:pStyle w:val="Title"/>
      </w:pPr>
      <w:r>
        <w:t>Table of Contents</w:t>
      </w:r>
    </w:p>
    <w:p w14:paraId="3827F4EB" w14:textId="080BF7DA" w:rsidR="006D0C33" w:rsidRDefault="006D0C33" w:rsidP="0036269E">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869451718"/>
        <w:docPartObj>
          <w:docPartGallery w:val="Table of Contents"/>
          <w:docPartUnique/>
        </w:docPartObj>
      </w:sdtPr>
      <w:sdtEndPr>
        <w:rPr>
          <w:b/>
          <w:bCs/>
          <w:noProof/>
        </w:rPr>
      </w:sdtEndPr>
      <w:sdtContent>
        <w:p w14:paraId="68A81642" w14:textId="58DB09E2" w:rsidR="005550CA" w:rsidRDefault="005550CA" w:rsidP="004D7E6A">
          <w:pPr>
            <w:pStyle w:val="TOCHeading"/>
          </w:pPr>
          <w:r>
            <w:t>Contents</w:t>
          </w:r>
        </w:p>
        <w:p w14:paraId="50DAEB0B" w14:textId="2C8C6601" w:rsidR="000852EA" w:rsidRDefault="005550CA">
          <w:pPr>
            <w:pStyle w:val="TOC1"/>
            <w:rPr>
              <w:rFonts w:eastAsiaTheme="minorEastAsia" w:cstheme="minorBidi"/>
              <w:b w:val="0"/>
              <w:bCs w:val="0"/>
              <w:caps w:val="0"/>
              <w:noProof/>
              <w:sz w:val="22"/>
              <w:szCs w:val="22"/>
            </w:rPr>
          </w:pPr>
          <w:r w:rsidRPr="00C80C3C">
            <w:rPr>
              <w:b w:val="0"/>
              <w:bCs w:val="0"/>
              <w:smallCaps/>
            </w:rPr>
            <w:fldChar w:fldCharType="begin"/>
          </w:r>
          <w:r>
            <w:instrText xml:space="preserve"> TOC \o "1-3" \h \z \u </w:instrText>
          </w:r>
          <w:r w:rsidRPr="00C80C3C">
            <w:rPr>
              <w:b w:val="0"/>
              <w:bCs w:val="0"/>
              <w:smallCaps/>
            </w:rPr>
            <w:fldChar w:fldCharType="separate"/>
          </w:r>
          <w:hyperlink w:anchor="_Toc511030849" w:history="1">
            <w:r w:rsidR="000852EA" w:rsidRPr="003B6DC2">
              <w:rPr>
                <w:rStyle w:val="Hyperlink"/>
                <w:noProof/>
              </w:rPr>
              <w:t>Introduction</w:t>
            </w:r>
            <w:r w:rsidR="000852EA">
              <w:rPr>
                <w:noProof/>
                <w:webHidden/>
              </w:rPr>
              <w:tab/>
            </w:r>
            <w:r w:rsidR="000852EA">
              <w:rPr>
                <w:noProof/>
                <w:webHidden/>
              </w:rPr>
              <w:fldChar w:fldCharType="begin"/>
            </w:r>
            <w:r w:rsidR="000852EA">
              <w:rPr>
                <w:noProof/>
                <w:webHidden/>
              </w:rPr>
              <w:instrText xml:space="preserve"> PAGEREF _Toc511030849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7977E49A" w14:textId="446AB1C2" w:rsidR="000852EA" w:rsidRDefault="00583EAC">
          <w:pPr>
            <w:pStyle w:val="TOC2"/>
            <w:tabs>
              <w:tab w:val="right" w:leader="dot" w:pos="9350"/>
            </w:tabs>
            <w:rPr>
              <w:rFonts w:eastAsiaTheme="minorEastAsia" w:cstheme="minorBidi"/>
              <w:smallCaps w:val="0"/>
              <w:noProof/>
              <w:sz w:val="22"/>
              <w:szCs w:val="22"/>
            </w:rPr>
          </w:pPr>
          <w:hyperlink w:anchor="_Toc511030850" w:history="1">
            <w:r w:rsidR="000852EA" w:rsidRPr="003B6DC2">
              <w:rPr>
                <w:rStyle w:val="Hyperlink"/>
                <w:noProof/>
              </w:rPr>
              <w:t>Purpose of Document</w:t>
            </w:r>
            <w:r w:rsidR="000852EA">
              <w:rPr>
                <w:noProof/>
                <w:webHidden/>
              </w:rPr>
              <w:tab/>
            </w:r>
            <w:r w:rsidR="000852EA">
              <w:rPr>
                <w:noProof/>
                <w:webHidden/>
              </w:rPr>
              <w:fldChar w:fldCharType="begin"/>
            </w:r>
            <w:r w:rsidR="000852EA">
              <w:rPr>
                <w:noProof/>
                <w:webHidden/>
              </w:rPr>
              <w:instrText xml:space="preserve"> PAGEREF _Toc511030850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0789DF76" w14:textId="4B2FA0A0" w:rsidR="000852EA" w:rsidRDefault="00583EAC">
          <w:pPr>
            <w:pStyle w:val="TOC2"/>
            <w:tabs>
              <w:tab w:val="right" w:leader="dot" w:pos="9350"/>
            </w:tabs>
            <w:rPr>
              <w:rFonts w:eastAsiaTheme="minorEastAsia" w:cstheme="minorBidi"/>
              <w:smallCaps w:val="0"/>
              <w:noProof/>
              <w:sz w:val="22"/>
              <w:szCs w:val="22"/>
            </w:rPr>
          </w:pPr>
          <w:hyperlink w:anchor="_Toc511030851" w:history="1">
            <w:r w:rsidR="000852EA" w:rsidRPr="003B6DC2">
              <w:rPr>
                <w:rStyle w:val="Hyperlink"/>
                <w:noProof/>
              </w:rPr>
              <w:t>Confidentiality Statement</w:t>
            </w:r>
            <w:r w:rsidR="000852EA">
              <w:rPr>
                <w:noProof/>
                <w:webHidden/>
              </w:rPr>
              <w:tab/>
            </w:r>
            <w:r w:rsidR="000852EA">
              <w:rPr>
                <w:noProof/>
                <w:webHidden/>
              </w:rPr>
              <w:fldChar w:fldCharType="begin"/>
            </w:r>
            <w:r w:rsidR="000852EA">
              <w:rPr>
                <w:noProof/>
                <w:webHidden/>
              </w:rPr>
              <w:instrText xml:space="preserve"> PAGEREF _Toc511030851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4F4E5A8D" w14:textId="5FA07F0F" w:rsidR="000852EA" w:rsidRDefault="00583EAC">
          <w:pPr>
            <w:pStyle w:val="TOC3"/>
            <w:tabs>
              <w:tab w:val="right" w:leader="dot" w:pos="9350"/>
            </w:tabs>
            <w:rPr>
              <w:rFonts w:eastAsiaTheme="minorEastAsia" w:cstheme="minorBidi"/>
              <w:i w:val="0"/>
              <w:iCs w:val="0"/>
              <w:noProof/>
              <w:sz w:val="22"/>
              <w:szCs w:val="22"/>
            </w:rPr>
          </w:pPr>
          <w:hyperlink w:anchor="_Toc511030852" w:history="1">
            <w:r w:rsidR="000852EA" w:rsidRPr="003B6DC2">
              <w:rPr>
                <w:rStyle w:val="Hyperlink"/>
                <w:noProof/>
              </w:rPr>
              <w:t>Azure Active Directory Single Sign-on</w:t>
            </w:r>
            <w:r w:rsidR="000852EA">
              <w:rPr>
                <w:noProof/>
                <w:webHidden/>
              </w:rPr>
              <w:tab/>
            </w:r>
            <w:r w:rsidR="000852EA">
              <w:rPr>
                <w:noProof/>
                <w:webHidden/>
              </w:rPr>
              <w:fldChar w:fldCharType="begin"/>
            </w:r>
            <w:r w:rsidR="000852EA">
              <w:rPr>
                <w:noProof/>
                <w:webHidden/>
              </w:rPr>
              <w:instrText xml:space="preserve"> PAGEREF _Toc511030852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0BF4C544" w14:textId="5651AE1C" w:rsidR="000852EA" w:rsidRDefault="00583EAC">
          <w:pPr>
            <w:pStyle w:val="TOC1"/>
            <w:rPr>
              <w:rFonts w:eastAsiaTheme="minorEastAsia" w:cstheme="minorBidi"/>
              <w:b w:val="0"/>
              <w:bCs w:val="0"/>
              <w:caps w:val="0"/>
              <w:noProof/>
              <w:sz w:val="22"/>
              <w:szCs w:val="22"/>
            </w:rPr>
          </w:pPr>
          <w:hyperlink w:anchor="_Toc511030853" w:history="1">
            <w:r w:rsidR="000852EA" w:rsidRPr="003B6DC2">
              <w:rPr>
                <w:rStyle w:val="Hyperlink"/>
                <w:noProof/>
              </w:rPr>
              <w:t>Current State</w:t>
            </w:r>
            <w:r w:rsidR="000852EA">
              <w:rPr>
                <w:noProof/>
                <w:webHidden/>
              </w:rPr>
              <w:tab/>
            </w:r>
            <w:r w:rsidR="000852EA">
              <w:rPr>
                <w:noProof/>
                <w:webHidden/>
              </w:rPr>
              <w:fldChar w:fldCharType="begin"/>
            </w:r>
            <w:r w:rsidR="000852EA">
              <w:rPr>
                <w:noProof/>
                <w:webHidden/>
              </w:rPr>
              <w:instrText xml:space="preserve"> PAGEREF _Toc511030853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484086B6" w14:textId="664B36F6" w:rsidR="000852EA" w:rsidRDefault="00583EAC">
          <w:pPr>
            <w:pStyle w:val="TOC2"/>
            <w:tabs>
              <w:tab w:val="right" w:leader="dot" w:pos="9350"/>
            </w:tabs>
            <w:rPr>
              <w:rFonts w:eastAsiaTheme="minorEastAsia" w:cstheme="minorBidi"/>
              <w:smallCaps w:val="0"/>
              <w:noProof/>
              <w:sz w:val="22"/>
              <w:szCs w:val="22"/>
            </w:rPr>
          </w:pPr>
          <w:hyperlink w:anchor="_Toc511030854" w:history="1">
            <w:r w:rsidR="000852EA" w:rsidRPr="003B6DC2">
              <w:rPr>
                <w:rStyle w:val="Hyperlink"/>
                <w:noProof/>
              </w:rPr>
              <w:t>Current Authentication Methods</w:t>
            </w:r>
            <w:r w:rsidR="000852EA">
              <w:rPr>
                <w:noProof/>
                <w:webHidden/>
              </w:rPr>
              <w:tab/>
            </w:r>
            <w:r w:rsidR="000852EA">
              <w:rPr>
                <w:noProof/>
                <w:webHidden/>
              </w:rPr>
              <w:fldChar w:fldCharType="begin"/>
            </w:r>
            <w:r w:rsidR="000852EA">
              <w:rPr>
                <w:noProof/>
                <w:webHidden/>
              </w:rPr>
              <w:instrText xml:space="preserve"> PAGEREF _Toc511030854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6E7CD91E" w14:textId="49115262" w:rsidR="000852EA" w:rsidRDefault="00583EAC">
          <w:pPr>
            <w:pStyle w:val="TOC2"/>
            <w:tabs>
              <w:tab w:val="right" w:leader="dot" w:pos="9350"/>
            </w:tabs>
            <w:rPr>
              <w:rFonts w:eastAsiaTheme="minorEastAsia" w:cstheme="minorBidi"/>
              <w:smallCaps w:val="0"/>
              <w:noProof/>
              <w:sz w:val="22"/>
              <w:szCs w:val="22"/>
            </w:rPr>
          </w:pPr>
          <w:hyperlink w:anchor="_Toc511030855" w:history="1">
            <w:r w:rsidR="000852EA" w:rsidRPr="003B6DC2">
              <w:rPr>
                <w:rStyle w:val="Hyperlink"/>
                <w:noProof/>
              </w:rPr>
              <w:t>Costs of Current Authentication</w:t>
            </w:r>
            <w:r w:rsidR="000852EA">
              <w:rPr>
                <w:noProof/>
                <w:webHidden/>
              </w:rPr>
              <w:tab/>
            </w:r>
            <w:r w:rsidR="000852EA">
              <w:rPr>
                <w:noProof/>
                <w:webHidden/>
              </w:rPr>
              <w:fldChar w:fldCharType="begin"/>
            </w:r>
            <w:r w:rsidR="000852EA">
              <w:rPr>
                <w:noProof/>
                <w:webHidden/>
              </w:rPr>
              <w:instrText xml:space="preserve"> PAGEREF _Toc511030855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46A24E68" w14:textId="7B3E93B0" w:rsidR="000852EA" w:rsidRDefault="00583EAC">
          <w:pPr>
            <w:pStyle w:val="TOC2"/>
            <w:tabs>
              <w:tab w:val="right" w:leader="dot" w:pos="9350"/>
            </w:tabs>
            <w:rPr>
              <w:rFonts w:eastAsiaTheme="minorEastAsia" w:cstheme="minorBidi"/>
              <w:smallCaps w:val="0"/>
              <w:noProof/>
              <w:sz w:val="22"/>
              <w:szCs w:val="22"/>
            </w:rPr>
          </w:pPr>
          <w:hyperlink w:anchor="_Toc511030856" w:history="1">
            <w:r w:rsidR="000852EA" w:rsidRPr="003B6DC2">
              <w:rPr>
                <w:rStyle w:val="Hyperlink"/>
                <w:noProof/>
              </w:rPr>
              <w:t>Benefits of Azure Active Directory Single Sign-On for &lt;&lt;Application Name&gt;&gt;</w:t>
            </w:r>
            <w:r w:rsidR="000852EA">
              <w:rPr>
                <w:noProof/>
                <w:webHidden/>
              </w:rPr>
              <w:tab/>
            </w:r>
            <w:r w:rsidR="000852EA">
              <w:rPr>
                <w:noProof/>
                <w:webHidden/>
              </w:rPr>
              <w:fldChar w:fldCharType="begin"/>
            </w:r>
            <w:r w:rsidR="000852EA">
              <w:rPr>
                <w:noProof/>
                <w:webHidden/>
              </w:rPr>
              <w:instrText xml:space="preserve"> PAGEREF _Toc511030856 \h </w:instrText>
            </w:r>
            <w:r w:rsidR="000852EA">
              <w:rPr>
                <w:noProof/>
                <w:webHidden/>
              </w:rPr>
            </w:r>
            <w:r w:rsidR="000852EA">
              <w:rPr>
                <w:noProof/>
                <w:webHidden/>
              </w:rPr>
              <w:fldChar w:fldCharType="separate"/>
            </w:r>
            <w:r w:rsidR="000852EA">
              <w:rPr>
                <w:noProof/>
                <w:webHidden/>
              </w:rPr>
              <w:t>2</w:t>
            </w:r>
            <w:r w:rsidR="000852EA">
              <w:rPr>
                <w:noProof/>
                <w:webHidden/>
              </w:rPr>
              <w:fldChar w:fldCharType="end"/>
            </w:r>
          </w:hyperlink>
        </w:p>
        <w:p w14:paraId="5BA6C505" w14:textId="4A74838B" w:rsidR="000852EA" w:rsidRDefault="00583EAC">
          <w:pPr>
            <w:pStyle w:val="TOC1"/>
            <w:rPr>
              <w:rFonts w:eastAsiaTheme="minorEastAsia" w:cstheme="minorBidi"/>
              <w:b w:val="0"/>
              <w:bCs w:val="0"/>
              <w:caps w:val="0"/>
              <w:noProof/>
              <w:sz w:val="22"/>
              <w:szCs w:val="22"/>
            </w:rPr>
          </w:pPr>
          <w:hyperlink w:anchor="_Toc511030857" w:history="1">
            <w:r w:rsidR="000852EA" w:rsidRPr="003B6DC2">
              <w:rPr>
                <w:rStyle w:val="Hyperlink"/>
                <w:noProof/>
              </w:rPr>
              <w:t>How to use this guide</w:t>
            </w:r>
            <w:r w:rsidR="000852EA">
              <w:rPr>
                <w:noProof/>
                <w:webHidden/>
              </w:rPr>
              <w:tab/>
            </w:r>
            <w:r w:rsidR="000852EA">
              <w:rPr>
                <w:noProof/>
                <w:webHidden/>
              </w:rPr>
              <w:fldChar w:fldCharType="begin"/>
            </w:r>
            <w:r w:rsidR="000852EA">
              <w:rPr>
                <w:noProof/>
                <w:webHidden/>
              </w:rPr>
              <w:instrText xml:space="preserve"> PAGEREF _Toc511030857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27E13778" w14:textId="05DF538D" w:rsidR="000852EA" w:rsidRDefault="00583EAC">
          <w:pPr>
            <w:pStyle w:val="TOC2"/>
            <w:tabs>
              <w:tab w:val="right" w:leader="dot" w:pos="9350"/>
            </w:tabs>
            <w:rPr>
              <w:rFonts w:eastAsiaTheme="minorEastAsia" w:cstheme="minorBidi"/>
              <w:smallCaps w:val="0"/>
              <w:noProof/>
              <w:sz w:val="22"/>
              <w:szCs w:val="22"/>
            </w:rPr>
          </w:pPr>
          <w:hyperlink w:anchor="_Toc511030858" w:history="1">
            <w:r w:rsidR="000852EA" w:rsidRPr="003B6DC2">
              <w:rPr>
                <w:rStyle w:val="Hyperlink"/>
                <w:noProof/>
              </w:rPr>
              <w:t>Stakeholders and Sign-off</w:t>
            </w:r>
            <w:r w:rsidR="000852EA">
              <w:rPr>
                <w:noProof/>
                <w:webHidden/>
              </w:rPr>
              <w:tab/>
            </w:r>
            <w:r w:rsidR="000852EA">
              <w:rPr>
                <w:noProof/>
                <w:webHidden/>
              </w:rPr>
              <w:fldChar w:fldCharType="begin"/>
            </w:r>
            <w:r w:rsidR="000852EA">
              <w:rPr>
                <w:noProof/>
                <w:webHidden/>
              </w:rPr>
              <w:instrText xml:space="preserve"> PAGEREF _Toc511030858 \h </w:instrText>
            </w:r>
            <w:r w:rsidR="000852EA">
              <w:rPr>
                <w:noProof/>
                <w:webHidden/>
              </w:rPr>
            </w:r>
            <w:r w:rsidR="000852EA">
              <w:rPr>
                <w:noProof/>
                <w:webHidden/>
              </w:rPr>
              <w:fldChar w:fldCharType="separate"/>
            </w:r>
            <w:r w:rsidR="000852EA">
              <w:rPr>
                <w:noProof/>
                <w:webHidden/>
              </w:rPr>
              <w:t>2</w:t>
            </w:r>
            <w:r w:rsidR="000852EA">
              <w:rPr>
                <w:noProof/>
                <w:webHidden/>
              </w:rPr>
              <w:fldChar w:fldCharType="end"/>
            </w:r>
          </w:hyperlink>
        </w:p>
        <w:p w14:paraId="0619CA98" w14:textId="04FBB83D" w:rsidR="000852EA" w:rsidRDefault="00583EAC">
          <w:pPr>
            <w:pStyle w:val="TOC1"/>
            <w:rPr>
              <w:rFonts w:eastAsiaTheme="minorEastAsia" w:cstheme="minorBidi"/>
              <w:b w:val="0"/>
              <w:bCs w:val="0"/>
              <w:caps w:val="0"/>
              <w:noProof/>
              <w:sz w:val="22"/>
              <w:szCs w:val="22"/>
            </w:rPr>
          </w:pPr>
          <w:hyperlink w:anchor="_Toc511030859" w:history="1">
            <w:r w:rsidR="000852EA" w:rsidRPr="003B6DC2">
              <w:rPr>
                <w:rStyle w:val="Hyperlink"/>
                <w:noProof/>
              </w:rPr>
              <w:t>Planning Your Implementation</w:t>
            </w:r>
            <w:r w:rsidR="000852EA">
              <w:rPr>
                <w:noProof/>
                <w:webHidden/>
              </w:rPr>
              <w:tab/>
            </w:r>
            <w:r w:rsidR="000852EA">
              <w:rPr>
                <w:noProof/>
                <w:webHidden/>
              </w:rPr>
              <w:fldChar w:fldCharType="begin"/>
            </w:r>
            <w:r w:rsidR="000852EA">
              <w:rPr>
                <w:noProof/>
                <w:webHidden/>
              </w:rPr>
              <w:instrText xml:space="preserve"> PAGEREF _Toc511030859 \h </w:instrText>
            </w:r>
            <w:r w:rsidR="000852EA">
              <w:rPr>
                <w:noProof/>
                <w:webHidden/>
              </w:rPr>
            </w:r>
            <w:r w:rsidR="000852EA">
              <w:rPr>
                <w:noProof/>
                <w:webHidden/>
              </w:rPr>
              <w:fldChar w:fldCharType="separate"/>
            </w:r>
            <w:r w:rsidR="000852EA">
              <w:rPr>
                <w:noProof/>
                <w:webHidden/>
              </w:rPr>
              <w:t>3</w:t>
            </w:r>
            <w:r w:rsidR="000852EA">
              <w:rPr>
                <w:noProof/>
                <w:webHidden/>
              </w:rPr>
              <w:fldChar w:fldCharType="end"/>
            </w:r>
          </w:hyperlink>
        </w:p>
        <w:p w14:paraId="267DCE16" w14:textId="7C41DE53" w:rsidR="000852EA" w:rsidRDefault="00583EAC">
          <w:pPr>
            <w:pStyle w:val="TOC2"/>
            <w:tabs>
              <w:tab w:val="right" w:leader="dot" w:pos="9350"/>
            </w:tabs>
            <w:rPr>
              <w:rFonts w:eastAsiaTheme="minorEastAsia" w:cstheme="minorBidi"/>
              <w:smallCaps w:val="0"/>
              <w:noProof/>
              <w:sz w:val="22"/>
              <w:szCs w:val="22"/>
            </w:rPr>
          </w:pPr>
          <w:hyperlink w:anchor="_Toc511030860" w:history="1">
            <w:r w:rsidR="000852EA" w:rsidRPr="003B6DC2">
              <w:rPr>
                <w:rStyle w:val="Hyperlink"/>
                <w:noProof/>
              </w:rPr>
              <w:t>General Planning</w:t>
            </w:r>
            <w:r w:rsidR="000852EA">
              <w:rPr>
                <w:noProof/>
                <w:webHidden/>
              </w:rPr>
              <w:tab/>
            </w:r>
            <w:r w:rsidR="000852EA">
              <w:rPr>
                <w:noProof/>
                <w:webHidden/>
              </w:rPr>
              <w:fldChar w:fldCharType="begin"/>
            </w:r>
            <w:r w:rsidR="000852EA">
              <w:rPr>
                <w:noProof/>
                <w:webHidden/>
              </w:rPr>
              <w:instrText xml:space="preserve"> PAGEREF _Toc511030860 \h </w:instrText>
            </w:r>
            <w:r w:rsidR="000852EA">
              <w:rPr>
                <w:noProof/>
                <w:webHidden/>
              </w:rPr>
            </w:r>
            <w:r w:rsidR="000852EA">
              <w:rPr>
                <w:noProof/>
                <w:webHidden/>
              </w:rPr>
              <w:fldChar w:fldCharType="separate"/>
            </w:r>
            <w:r w:rsidR="000852EA">
              <w:rPr>
                <w:noProof/>
                <w:webHidden/>
              </w:rPr>
              <w:t>3</w:t>
            </w:r>
            <w:r w:rsidR="000852EA">
              <w:rPr>
                <w:noProof/>
                <w:webHidden/>
              </w:rPr>
              <w:fldChar w:fldCharType="end"/>
            </w:r>
          </w:hyperlink>
        </w:p>
        <w:p w14:paraId="4357E38E" w14:textId="53C684AA" w:rsidR="000852EA" w:rsidRDefault="00583EAC">
          <w:pPr>
            <w:pStyle w:val="TOC3"/>
            <w:tabs>
              <w:tab w:val="right" w:leader="dot" w:pos="9350"/>
            </w:tabs>
            <w:rPr>
              <w:rFonts w:eastAsiaTheme="minorEastAsia" w:cstheme="minorBidi"/>
              <w:i w:val="0"/>
              <w:iCs w:val="0"/>
              <w:noProof/>
              <w:sz w:val="22"/>
              <w:szCs w:val="22"/>
            </w:rPr>
          </w:pPr>
          <w:hyperlink w:anchor="_Toc511030861" w:history="1">
            <w:r w:rsidR="000852EA" w:rsidRPr="003B6DC2">
              <w:rPr>
                <w:rStyle w:val="Hyperlink"/>
                <w:noProof/>
              </w:rPr>
              <w:t>Tracking Timelines</w:t>
            </w:r>
            <w:r w:rsidR="000852EA">
              <w:rPr>
                <w:noProof/>
                <w:webHidden/>
              </w:rPr>
              <w:tab/>
            </w:r>
            <w:r w:rsidR="000852EA">
              <w:rPr>
                <w:noProof/>
                <w:webHidden/>
              </w:rPr>
              <w:fldChar w:fldCharType="begin"/>
            </w:r>
            <w:r w:rsidR="000852EA">
              <w:rPr>
                <w:noProof/>
                <w:webHidden/>
              </w:rPr>
              <w:instrText xml:space="preserve"> PAGEREF _Toc511030861 \h </w:instrText>
            </w:r>
            <w:r w:rsidR="000852EA">
              <w:rPr>
                <w:noProof/>
                <w:webHidden/>
              </w:rPr>
            </w:r>
            <w:r w:rsidR="000852EA">
              <w:rPr>
                <w:noProof/>
                <w:webHidden/>
              </w:rPr>
              <w:fldChar w:fldCharType="separate"/>
            </w:r>
            <w:r w:rsidR="000852EA">
              <w:rPr>
                <w:noProof/>
                <w:webHidden/>
              </w:rPr>
              <w:t>3</w:t>
            </w:r>
            <w:r w:rsidR="000852EA">
              <w:rPr>
                <w:noProof/>
                <w:webHidden/>
              </w:rPr>
              <w:fldChar w:fldCharType="end"/>
            </w:r>
          </w:hyperlink>
        </w:p>
        <w:p w14:paraId="1DC195F4" w14:textId="1B84EF0B" w:rsidR="000852EA" w:rsidRDefault="00583EAC">
          <w:pPr>
            <w:pStyle w:val="TOC3"/>
            <w:tabs>
              <w:tab w:val="right" w:leader="dot" w:pos="9350"/>
            </w:tabs>
            <w:rPr>
              <w:rFonts w:eastAsiaTheme="minorEastAsia" w:cstheme="minorBidi"/>
              <w:i w:val="0"/>
              <w:iCs w:val="0"/>
              <w:noProof/>
              <w:sz w:val="22"/>
              <w:szCs w:val="22"/>
            </w:rPr>
          </w:pPr>
          <w:hyperlink w:anchor="_Toc511030862" w:history="1">
            <w:r w:rsidR="000852EA" w:rsidRPr="003B6DC2">
              <w:rPr>
                <w:rStyle w:val="Hyperlink"/>
                <w:noProof/>
              </w:rPr>
              <w:t>In Scope</w:t>
            </w:r>
            <w:r w:rsidR="000852EA">
              <w:rPr>
                <w:noProof/>
                <w:webHidden/>
              </w:rPr>
              <w:tab/>
            </w:r>
            <w:r w:rsidR="000852EA">
              <w:rPr>
                <w:noProof/>
                <w:webHidden/>
              </w:rPr>
              <w:fldChar w:fldCharType="begin"/>
            </w:r>
            <w:r w:rsidR="000852EA">
              <w:rPr>
                <w:noProof/>
                <w:webHidden/>
              </w:rPr>
              <w:instrText xml:space="preserve"> PAGEREF _Toc511030862 \h </w:instrText>
            </w:r>
            <w:r w:rsidR="000852EA">
              <w:rPr>
                <w:noProof/>
                <w:webHidden/>
              </w:rPr>
            </w:r>
            <w:r w:rsidR="000852EA">
              <w:rPr>
                <w:noProof/>
                <w:webHidden/>
              </w:rPr>
              <w:fldChar w:fldCharType="separate"/>
            </w:r>
            <w:r w:rsidR="000852EA">
              <w:rPr>
                <w:noProof/>
                <w:webHidden/>
              </w:rPr>
              <w:t>3</w:t>
            </w:r>
            <w:r w:rsidR="000852EA">
              <w:rPr>
                <w:noProof/>
                <w:webHidden/>
              </w:rPr>
              <w:fldChar w:fldCharType="end"/>
            </w:r>
          </w:hyperlink>
        </w:p>
        <w:p w14:paraId="26A2838A" w14:textId="01277885" w:rsidR="000852EA" w:rsidRDefault="00583EAC">
          <w:pPr>
            <w:pStyle w:val="TOC3"/>
            <w:tabs>
              <w:tab w:val="right" w:leader="dot" w:pos="9350"/>
            </w:tabs>
            <w:rPr>
              <w:rFonts w:eastAsiaTheme="minorEastAsia" w:cstheme="minorBidi"/>
              <w:i w:val="0"/>
              <w:iCs w:val="0"/>
              <w:noProof/>
              <w:sz w:val="22"/>
              <w:szCs w:val="22"/>
            </w:rPr>
          </w:pPr>
          <w:hyperlink w:anchor="_Toc511030863" w:history="1">
            <w:r w:rsidR="000852EA" w:rsidRPr="003B6DC2">
              <w:rPr>
                <w:rStyle w:val="Hyperlink"/>
                <w:noProof/>
              </w:rPr>
              <w:t>Out of scope</w:t>
            </w:r>
            <w:r w:rsidR="000852EA">
              <w:rPr>
                <w:noProof/>
                <w:webHidden/>
              </w:rPr>
              <w:tab/>
            </w:r>
            <w:r w:rsidR="000852EA">
              <w:rPr>
                <w:noProof/>
                <w:webHidden/>
              </w:rPr>
              <w:fldChar w:fldCharType="begin"/>
            </w:r>
            <w:r w:rsidR="000852EA">
              <w:rPr>
                <w:noProof/>
                <w:webHidden/>
              </w:rPr>
              <w:instrText xml:space="preserve"> PAGEREF _Toc511030863 \h </w:instrText>
            </w:r>
            <w:r w:rsidR="000852EA">
              <w:rPr>
                <w:noProof/>
                <w:webHidden/>
              </w:rPr>
            </w:r>
            <w:r w:rsidR="000852EA">
              <w:rPr>
                <w:noProof/>
                <w:webHidden/>
              </w:rPr>
              <w:fldChar w:fldCharType="separate"/>
            </w:r>
            <w:r w:rsidR="000852EA">
              <w:rPr>
                <w:noProof/>
                <w:webHidden/>
              </w:rPr>
              <w:t>3</w:t>
            </w:r>
            <w:r w:rsidR="000852EA">
              <w:rPr>
                <w:noProof/>
                <w:webHidden/>
              </w:rPr>
              <w:fldChar w:fldCharType="end"/>
            </w:r>
          </w:hyperlink>
        </w:p>
        <w:p w14:paraId="439D0D10" w14:textId="4554C875" w:rsidR="000852EA" w:rsidRDefault="00583EAC">
          <w:pPr>
            <w:pStyle w:val="TOC3"/>
            <w:tabs>
              <w:tab w:val="right" w:leader="dot" w:pos="9350"/>
            </w:tabs>
            <w:rPr>
              <w:rFonts w:eastAsiaTheme="minorEastAsia" w:cstheme="minorBidi"/>
              <w:i w:val="0"/>
              <w:iCs w:val="0"/>
              <w:noProof/>
              <w:sz w:val="22"/>
              <w:szCs w:val="22"/>
            </w:rPr>
          </w:pPr>
          <w:hyperlink w:anchor="_Toc511030864" w:history="1">
            <w:r w:rsidR="000852EA" w:rsidRPr="003B6DC2">
              <w:rPr>
                <w:rStyle w:val="Hyperlink"/>
                <w:noProof/>
              </w:rPr>
              <w:t>Licensing</w:t>
            </w:r>
            <w:r w:rsidR="000852EA">
              <w:rPr>
                <w:noProof/>
                <w:webHidden/>
              </w:rPr>
              <w:tab/>
            </w:r>
            <w:r w:rsidR="000852EA">
              <w:rPr>
                <w:noProof/>
                <w:webHidden/>
              </w:rPr>
              <w:fldChar w:fldCharType="begin"/>
            </w:r>
            <w:r w:rsidR="000852EA">
              <w:rPr>
                <w:noProof/>
                <w:webHidden/>
              </w:rPr>
              <w:instrText xml:space="preserve"> PAGEREF _Toc511030864 \h </w:instrText>
            </w:r>
            <w:r w:rsidR="000852EA">
              <w:rPr>
                <w:noProof/>
                <w:webHidden/>
              </w:rPr>
            </w:r>
            <w:r w:rsidR="000852EA">
              <w:rPr>
                <w:noProof/>
                <w:webHidden/>
              </w:rPr>
              <w:fldChar w:fldCharType="separate"/>
            </w:r>
            <w:r w:rsidR="000852EA">
              <w:rPr>
                <w:noProof/>
                <w:webHidden/>
              </w:rPr>
              <w:t>4</w:t>
            </w:r>
            <w:r w:rsidR="000852EA">
              <w:rPr>
                <w:noProof/>
                <w:webHidden/>
              </w:rPr>
              <w:fldChar w:fldCharType="end"/>
            </w:r>
          </w:hyperlink>
        </w:p>
        <w:p w14:paraId="7B0B0709" w14:textId="41570439" w:rsidR="000852EA" w:rsidRDefault="00583EAC">
          <w:pPr>
            <w:pStyle w:val="TOC2"/>
            <w:tabs>
              <w:tab w:val="right" w:leader="dot" w:pos="9350"/>
            </w:tabs>
            <w:rPr>
              <w:rFonts w:eastAsiaTheme="minorEastAsia" w:cstheme="minorBidi"/>
              <w:smallCaps w:val="0"/>
              <w:noProof/>
              <w:sz w:val="22"/>
              <w:szCs w:val="22"/>
            </w:rPr>
          </w:pPr>
          <w:hyperlink w:anchor="_Toc511030865" w:history="1">
            <w:r w:rsidR="000852EA" w:rsidRPr="003B6DC2">
              <w:rPr>
                <w:rStyle w:val="Hyperlink"/>
                <w:noProof/>
              </w:rPr>
              <w:t xml:space="preserve">       Planning Single Sign-on</w:t>
            </w:r>
            <w:r w:rsidR="000852EA">
              <w:rPr>
                <w:noProof/>
                <w:webHidden/>
              </w:rPr>
              <w:tab/>
            </w:r>
            <w:r w:rsidR="000852EA">
              <w:rPr>
                <w:noProof/>
                <w:webHidden/>
              </w:rPr>
              <w:fldChar w:fldCharType="begin"/>
            </w:r>
            <w:r w:rsidR="000852EA">
              <w:rPr>
                <w:noProof/>
                <w:webHidden/>
              </w:rPr>
              <w:instrText xml:space="preserve"> PAGEREF _Toc511030865 \h </w:instrText>
            </w:r>
            <w:r w:rsidR="000852EA">
              <w:rPr>
                <w:noProof/>
                <w:webHidden/>
              </w:rPr>
            </w:r>
            <w:r w:rsidR="000852EA">
              <w:rPr>
                <w:noProof/>
                <w:webHidden/>
              </w:rPr>
              <w:fldChar w:fldCharType="separate"/>
            </w:r>
            <w:r w:rsidR="000852EA">
              <w:rPr>
                <w:noProof/>
                <w:webHidden/>
              </w:rPr>
              <w:t>5</w:t>
            </w:r>
            <w:r w:rsidR="000852EA">
              <w:rPr>
                <w:noProof/>
                <w:webHidden/>
              </w:rPr>
              <w:fldChar w:fldCharType="end"/>
            </w:r>
          </w:hyperlink>
        </w:p>
        <w:p w14:paraId="7119D782" w14:textId="49C7D5F2" w:rsidR="000852EA" w:rsidRDefault="00583EAC">
          <w:pPr>
            <w:pStyle w:val="TOC3"/>
            <w:tabs>
              <w:tab w:val="right" w:leader="dot" w:pos="9350"/>
            </w:tabs>
            <w:rPr>
              <w:rFonts w:eastAsiaTheme="minorEastAsia" w:cstheme="minorBidi"/>
              <w:i w:val="0"/>
              <w:iCs w:val="0"/>
              <w:noProof/>
              <w:sz w:val="22"/>
              <w:szCs w:val="22"/>
            </w:rPr>
          </w:pPr>
          <w:hyperlink w:anchor="_Toc511030866" w:history="1">
            <w:r w:rsidR="000852EA" w:rsidRPr="003B6DC2">
              <w:rPr>
                <w:rStyle w:val="Hyperlink"/>
                <w:noProof/>
              </w:rPr>
              <w:t>Considerations for Password-based Single Sign on</w:t>
            </w:r>
            <w:r w:rsidR="000852EA">
              <w:rPr>
                <w:noProof/>
                <w:webHidden/>
              </w:rPr>
              <w:tab/>
            </w:r>
            <w:r w:rsidR="000852EA">
              <w:rPr>
                <w:noProof/>
                <w:webHidden/>
              </w:rPr>
              <w:fldChar w:fldCharType="begin"/>
            </w:r>
            <w:r w:rsidR="000852EA">
              <w:rPr>
                <w:noProof/>
                <w:webHidden/>
              </w:rPr>
              <w:instrText xml:space="preserve"> PAGEREF _Toc511030866 \h </w:instrText>
            </w:r>
            <w:r w:rsidR="000852EA">
              <w:rPr>
                <w:noProof/>
                <w:webHidden/>
              </w:rPr>
            </w:r>
            <w:r w:rsidR="000852EA">
              <w:rPr>
                <w:noProof/>
                <w:webHidden/>
              </w:rPr>
              <w:fldChar w:fldCharType="separate"/>
            </w:r>
            <w:r w:rsidR="000852EA">
              <w:rPr>
                <w:noProof/>
                <w:webHidden/>
              </w:rPr>
              <w:t>5</w:t>
            </w:r>
            <w:r w:rsidR="000852EA">
              <w:rPr>
                <w:noProof/>
                <w:webHidden/>
              </w:rPr>
              <w:fldChar w:fldCharType="end"/>
            </w:r>
          </w:hyperlink>
        </w:p>
        <w:p w14:paraId="076D7E28" w14:textId="351437F0" w:rsidR="000852EA" w:rsidRDefault="00583EAC">
          <w:pPr>
            <w:pStyle w:val="TOC2"/>
            <w:tabs>
              <w:tab w:val="right" w:leader="dot" w:pos="9350"/>
            </w:tabs>
            <w:rPr>
              <w:rFonts w:eastAsiaTheme="minorEastAsia" w:cstheme="minorBidi"/>
              <w:smallCaps w:val="0"/>
              <w:noProof/>
              <w:sz w:val="22"/>
              <w:szCs w:val="22"/>
            </w:rPr>
          </w:pPr>
          <w:hyperlink w:anchor="_Toc511030867" w:history="1">
            <w:r w:rsidR="000852EA" w:rsidRPr="003B6DC2">
              <w:rPr>
                <w:rStyle w:val="Hyperlink"/>
                <w:noProof/>
              </w:rPr>
              <w:t>Planning Reporting and Auditing</w:t>
            </w:r>
            <w:r w:rsidR="000852EA">
              <w:rPr>
                <w:noProof/>
                <w:webHidden/>
              </w:rPr>
              <w:tab/>
            </w:r>
            <w:r w:rsidR="000852EA">
              <w:rPr>
                <w:noProof/>
                <w:webHidden/>
              </w:rPr>
              <w:fldChar w:fldCharType="begin"/>
            </w:r>
            <w:r w:rsidR="000852EA">
              <w:rPr>
                <w:noProof/>
                <w:webHidden/>
              </w:rPr>
              <w:instrText xml:space="preserve"> PAGEREF _Toc511030867 \h </w:instrText>
            </w:r>
            <w:r w:rsidR="000852EA">
              <w:rPr>
                <w:noProof/>
                <w:webHidden/>
              </w:rPr>
            </w:r>
            <w:r w:rsidR="000852EA">
              <w:rPr>
                <w:noProof/>
                <w:webHidden/>
              </w:rPr>
              <w:fldChar w:fldCharType="separate"/>
            </w:r>
            <w:r w:rsidR="000852EA">
              <w:rPr>
                <w:noProof/>
                <w:webHidden/>
              </w:rPr>
              <w:t>7</w:t>
            </w:r>
            <w:r w:rsidR="000852EA">
              <w:rPr>
                <w:noProof/>
                <w:webHidden/>
              </w:rPr>
              <w:fldChar w:fldCharType="end"/>
            </w:r>
          </w:hyperlink>
        </w:p>
        <w:p w14:paraId="0E8D759D" w14:textId="69CB5BAA" w:rsidR="000852EA" w:rsidRDefault="00583EAC">
          <w:pPr>
            <w:pStyle w:val="TOC3"/>
            <w:tabs>
              <w:tab w:val="right" w:leader="dot" w:pos="9350"/>
            </w:tabs>
            <w:rPr>
              <w:rFonts w:eastAsiaTheme="minorEastAsia" w:cstheme="minorBidi"/>
              <w:i w:val="0"/>
              <w:iCs w:val="0"/>
              <w:noProof/>
              <w:sz w:val="22"/>
              <w:szCs w:val="22"/>
            </w:rPr>
          </w:pPr>
          <w:hyperlink w:anchor="_Toc511030868" w:history="1">
            <w:r w:rsidR="000852EA" w:rsidRPr="003B6DC2">
              <w:rPr>
                <w:rStyle w:val="Hyperlink"/>
                <w:noProof/>
              </w:rPr>
              <w:t>Planning Your Security Review</w:t>
            </w:r>
            <w:r w:rsidR="000852EA">
              <w:rPr>
                <w:noProof/>
                <w:webHidden/>
              </w:rPr>
              <w:tab/>
            </w:r>
            <w:r w:rsidR="000852EA">
              <w:rPr>
                <w:noProof/>
                <w:webHidden/>
              </w:rPr>
              <w:fldChar w:fldCharType="begin"/>
            </w:r>
            <w:r w:rsidR="000852EA">
              <w:rPr>
                <w:noProof/>
                <w:webHidden/>
              </w:rPr>
              <w:instrText xml:space="preserve"> PAGEREF _Toc511030868 \h </w:instrText>
            </w:r>
            <w:r w:rsidR="000852EA">
              <w:rPr>
                <w:noProof/>
                <w:webHidden/>
              </w:rPr>
            </w:r>
            <w:r w:rsidR="000852EA">
              <w:rPr>
                <w:noProof/>
                <w:webHidden/>
              </w:rPr>
              <w:fldChar w:fldCharType="separate"/>
            </w:r>
            <w:r w:rsidR="000852EA">
              <w:rPr>
                <w:noProof/>
                <w:webHidden/>
              </w:rPr>
              <w:t>7</w:t>
            </w:r>
            <w:r w:rsidR="000852EA">
              <w:rPr>
                <w:noProof/>
                <w:webHidden/>
              </w:rPr>
              <w:fldChar w:fldCharType="end"/>
            </w:r>
          </w:hyperlink>
        </w:p>
        <w:p w14:paraId="63E5BA89" w14:textId="28F63E2D" w:rsidR="000852EA" w:rsidRDefault="00583EAC">
          <w:pPr>
            <w:pStyle w:val="TOC1"/>
            <w:rPr>
              <w:rFonts w:eastAsiaTheme="minorEastAsia" w:cstheme="minorBidi"/>
              <w:b w:val="0"/>
              <w:bCs w:val="0"/>
              <w:caps w:val="0"/>
              <w:noProof/>
              <w:sz w:val="22"/>
              <w:szCs w:val="22"/>
            </w:rPr>
          </w:pPr>
          <w:hyperlink w:anchor="_Toc511030869" w:history="1">
            <w:r w:rsidR="000852EA" w:rsidRPr="003B6DC2">
              <w:rPr>
                <w:rStyle w:val="Hyperlink"/>
                <w:noProof/>
              </w:rPr>
              <w:t>Designing Your Implementation</w:t>
            </w:r>
            <w:r w:rsidR="000852EA">
              <w:rPr>
                <w:noProof/>
                <w:webHidden/>
              </w:rPr>
              <w:tab/>
            </w:r>
            <w:r w:rsidR="000852EA">
              <w:rPr>
                <w:noProof/>
                <w:webHidden/>
              </w:rPr>
              <w:fldChar w:fldCharType="begin"/>
            </w:r>
            <w:r w:rsidR="000852EA">
              <w:rPr>
                <w:noProof/>
                <w:webHidden/>
              </w:rPr>
              <w:instrText xml:space="preserve"> PAGEREF _Toc511030869 \h </w:instrText>
            </w:r>
            <w:r w:rsidR="000852EA">
              <w:rPr>
                <w:noProof/>
                <w:webHidden/>
              </w:rPr>
            </w:r>
            <w:r w:rsidR="000852EA">
              <w:rPr>
                <w:noProof/>
                <w:webHidden/>
              </w:rPr>
              <w:fldChar w:fldCharType="separate"/>
            </w:r>
            <w:r w:rsidR="000852EA">
              <w:rPr>
                <w:noProof/>
                <w:webHidden/>
              </w:rPr>
              <w:t>8</w:t>
            </w:r>
            <w:r w:rsidR="000852EA">
              <w:rPr>
                <w:noProof/>
                <w:webHidden/>
              </w:rPr>
              <w:fldChar w:fldCharType="end"/>
            </w:r>
          </w:hyperlink>
        </w:p>
        <w:p w14:paraId="7F3203F0" w14:textId="3DA1A55A" w:rsidR="000852EA" w:rsidRDefault="00583EAC">
          <w:pPr>
            <w:pStyle w:val="TOC2"/>
            <w:tabs>
              <w:tab w:val="right" w:leader="dot" w:pos="9350"/>
            </w:tabs>
            <w:rPr>
              <w:rFonts w:eastAsiaTheme="minorEastAsia" w:cstheme="minorBidi"/>
              <w:smallCaps w:val="0"/>
              <w:noProof/>
              <w:sz w:val="22"/>
              <w:szCs w:val="22"/>
            </w:rPr>
          </w:pPr>
          <w:hyperlink w:anchor="_Toc511030870" w:history="1">
            <w:r w:rsidR="000852EA" w:rsidRPr="003B6DC2">
              <w:rPr>
                <w:rStyle w:val="Hyperlink"/>
                <w:noProof/>
              </w:rPr>
              <w:t xml:space="preserve">        Designing Single Sign on</w:t>
            </w:r>
            <w:r w:rsidR="000852EA">
              <w:rPr>
                <w:noProof/>
                <w:webHidden/>
              </w:rPr>
              <w:tab/>
            </w:r>
            <w:r w:rsidR="000852EA">
              <w:rPr>
                <w:noProof/>
                <w:webHidden/>
              </w:rPr>
              <w:fldChar w:fldCharType="begin"/>
            </w:r>
            <w:r w:rsidR="000852EA">
              <w:rPr>
                <w:noProof/>
                <w:webHidden/>
              </w:rPr>
              <w:instrText xml:space="preserve"> PAGEREF _Toc511030870 \h </w:instrText>
            </w:r>
            <w:r w:rsidR="000852EA">
              <w:rPr>
                <w:noProof/>
                <w:webHidden/>
              </w:rPr>
            </w:r>
            <w:r w:rsidR="000852EA">
              <w:rPr>
                <w:noProof/>
                <w:webHidden/>
              </w:rPr>
              <w:fldChar w:fldCharType="separate"/>
            </w:r>
            <w:r w:rsidR="000852EA">
              <w:rPr>
                <w:noProof/>
                <w:webHidden/>
              </w:rPr>
              <w:t>8</w:t>
            </w:r>
            <w:r w:rsidR="000852EA">
              <w:rPr>
                <w:noProof/>
                <w:webHidden/>
              </w:rPr>
              <w:fldChar w:fldCharType="end"/>
            </w:r>
          </w:hyperlink>
        </w:p>
        <w:p w14:paraId="3CCE1D27" w14:textId="03A16AC4" w:rsidR="000852EA" w:rsidRDefault="00583EAC">
          <w:pPr>
            <w:pStyle w:val="TOC3"/>
            <w:tabs>
              <w:tab w:val="right" w:leader="dot" w:pos="9350"/>
            </w:tabs>
            <w:rPr>
              <w:rFonts w:eastAsiaTheme="minorEastAsia" w:cstheme="minorBidi"/>
              <w:i w:val="0"/>
              <w:iCs w:val="0"/>
              <w:noProof/>
              <w:sz w:val="22"/>
              <w:szCs w:val="22"/>
            </w:rPr>
          </w:pPr>
          <w:hyperlink w:anchor="_Toc511030871" w:history="1">
            <w:r w:rsidR="000852EA" w:rsidRPr="003B6DC2">
              <w:rPr>
                <w:rStyle w:val="Hyperlink"/>
                <w:noProof/>
              </w:rPr>
              <w:t>Endpoint Information</w:t>
            </w:r>
            <w:r w:rsidR="000852EA">
              <w:rPr>
                <w:noProof/>
                <w:webHidden/>
              </w:rPr>
              <w:tab/>
            </w:r>
            <w:r w:rsidR="000852EA">
              <w:rPr>
                <w:noProof/>
                <w:webHidden/>
              </w:rPr>
              <w:fldChar w:fldCharType="begin"/>
            </w:r>
            <w:r w:rsidR="000852EA">
              <w:rPr>
                <w:noProof/>
                <w:webHidden/>
              </w:rPr>
              <w:instrText xml:space="preserve"> PAGEREF _Toc511030871 \h </w:instrText>
            </w:r>
            <w:r w:rsidR="000852EA">
              <w:rPr>
                <w:noProof/>
                <w:webHidden/>
              </w:rPr>
            </w:r>
            <w:r w:rsidR="000852EA">
              <w:rPr>
                <w:noProof/>
                <w:webHidden/>
              </w:rPr>
              <w:fldChar w:fldCharType="separate"/>
            </w:r>
            <w:r w:rsidR="000852EA">
              <w:rPr>
                <w:noProof/>
                <w:webHidden/>
              </w:rPr>
              <w:t>8</w:t>
            </w:r>
            <w:r w:rsidR="000852EA">
              <w:rPr>
                <w:noProof/>
                <w:webHidden/>
              </w:rPr>
              <w:fldChar w:fldCharType="end"/>
            </w:r>
          </w:hyperlink>
        </w:p>
        <w:p w14:paraId="4A412A86" w14:textId="18195A41" w:rsidR="000852EA" w:rsidRDefault="00583EAC">
          <w:pPr>
            <w:pStyle w:val="TOC2"/>
            <w:tabs>
              <w:tab w:val="right" w:leader="dot" w:pos="9350"/>
            </w:tabs>
            <w:rPr>
              <w:rFonts w:eastAsiaTheme="minorEastAsia" w:cstheme="minorBidi"/>
              <w:smallCaps w:val="0"/>
              <w:noProof/>
              <w:sz w:val="22"/>
              <w:szCs w:val="22"/>
            </w:rPr>
          </w:pPr>
          <w:hyperlink w:anchor="_Toc511030872" w:history="1">
            <w:r w:rsidR="000852EA" w:rsidRPr="003B6DC2">
              <w:rPr>
                <w:rStyle w:val="Hyperlink"/>
                <w:noProof/>
              </w:rPr>
              <w:t>Solution Architecture Diagrams and Description</w:t>
            </w:r>
            <w:r w:rsidR="000852EA">
              <w:rPr>
                <w:noProof/>
                <w:webHidden/>
              </w:rPr>
              <w:tab/>
            </w:r>
            <w:r w:rsidR="000852EA">
              <w:rPr>
                <w:noProof/>
                <w:webHidden/>
              </w:rPr>
              <w:fldChar w:fldCharType="begin"/>
            </w:r>
            <w:r w:rsidR="000852EA">
              <w:rPr>
                <w:noProof/>
                <w:webHidden/>
              </w:rPr>
              <w:instrText xml:space="preserve"> PAGEREF _Toc511030872 \h </w:instrText>
            </w:r>
            <w:r w:rsidR="000852EA">
              <w:rPr>
                <w:noProof/>
                <w:webHidden/>
              </w:rPr>
            </w:r>
            <w:r w:rsidR="000852EA">
              <w:rPr>
                <w:noProof/>
                <w:webHidden/>
              </w:rPr>
              <w:fldChar w:fldCharType="separate"/>
            </w:r>
            <w:r w:rsidR="000852EA">
              <w:rPr>
                <w:noProof/>
                <w:webHidden/>
              </w:rPr>
              <w:t>10</w:t>
            </w:r>
            <w:r w:rsidR="000852EA">
              <w:rPr>
                <w:noProof/>
                <w:webHidden/>
              </w:rPr>
              <w:fldChar w:fldCharType="end"/>
            </w:r>
          </w:hyperlink>
        </w:p>
        <w:p w14:paraId="410929DA" w14:textId="332B2682" w:rsidR="000852EA" w:rsidRDefault="00583EAC">
          <w:pPr>
            <w:pStyle w:val="TOC3"/>
            <w:tabs>
              <w:tab w:val="right" w:leader="dot" w:pos="9350"/>
            </w:tabs>
            <w:rPr>
              <w:rFonts w:eastAsiaTheme="minorEastAsia" w:cstheme="minorBidi"/>
              <w:i w:val="0"/>
              <w:iCs w:val="0"/>
              <w:noProof/>
              <w:sz w:val="22"/>
              <w:szCs w:val="22"/>
            </w:rPr>
          </w:pPr>
          <w:hyperlink w:anchor="_Toc511030873" w:history="1">
            <w:r w:rsidR="000852EA" w:rsidRPr="003B6DC2">
              <w:rPr>
                <w:rStyle w:val="Hyperlink"/>
                <w:noProof/>
              </w:rPr>
              <w:t>Azure AD Single Sign-on with Password Hash Sync or cloud-based users Authentication</w:t>
            </w:r>
            <w:r w:rsidR="000852EA">
              <w:rPr>
                <w:noProof/>
                <w:webHidden/>
              </w:rPr>
              <w:tab/>
            </w:r>
            <w:r w:rsidR="000852EA">
              <w:rPr>
                <w:noProof/>
                <w:webHidden/>
              </w:rPr>
              <w:fldChar w:fldCharType="begin"/>
            </w:r>
            <w:r w:rsidR="000852EA">
              <w:rPr>
                <w:noProof/>
                <w:webHidden/>
              </w:rPr>
              <w:instrText xml:space="preserve"> PAGEREF _Toc511030873 \h </w:instrText>
            </w:r>
            <w:r w:rsidR="000852EA">
              <w:rPr>
                <w:noProof/>
                <w:webHidden/>
              </w:rPr>
            </w:r>
            <w:r w:rsidR="000852EA">
              <w:rPr>
                <w:noProof/>
                <w:webHidden/>
              </w:rPr>
              <w:fldChar w:fldCharType="separate"/>
            </w:r>
            <w:r w:rsidR="000852EA">
              <w:rPr>
                <w:noProof/>
                <w:webHidden/>
              </w:rPr>
              <w:t>10</w:t>
            </w:r>
            <w:r w:rsidR="000852EA">
              <w:rPr>
                <w:noProof/>
                <w:webHidden/>
              </w:rPr>
              <w:fldChar w:fldCharType="end"/>
            </w:r>
          </w:hyperlink>
        </w:p>
        <w:p w14:paraId="17975B80" w14:textId="5BE81AD7" w:rsidR="000852EA" w:rsidRDefault="00583EAC">
          <w:pPr>
            <w:pStyle w:val="TOC3"/>
            <w:tabs>
              <w:tab w:val="right" w:leader="dot" w:pos="9350"/>
            </w:tabs>
            <w:rPr>
              <w:rFonts w:eastAsiaTheme="minorEastAsia" w:cstheme="minorBidi"/>
              <w:i w:val="0"/>
              <w:iCs w:val="0"/>
              <w:noProof/>
              <w:sz w:val="22"/>
              <w:szCs w:val="22"/>
            </w:rPr>
          </w:pPr>
          <w:hyperlink w:anchor="_Toc511030874" w:history="1">
            <w:r w:rsidR="000852EA" w:rsidRPr="003B6DC2">
              <w:rPr>
                <w:rStyle w:val="Hyperlink"/>
                <w:noProof/>
              </w:rPr>
              <w:t>Azure AD Single Sign-on with AD FS or other Federation as IdP</w:t>
            </w:r>
            <w:r w:rsidR="000852EA">
              <w:rPr>
                <w:noProof/>
                <w:webHidden/>
              </w:rPr>
              <w:tab/>
            </w:r>
            <w:r w:rsidR="000852EA">
              <w:rPr>
                <w:noProof/>
                <w:webHidden/>
              </w:rPr>
              <w:fldChar w:fldCharType="begin"/>
            </w:r>
            <w:r w:rsidR="000852EA">
              <w:rPr>
                <w:noProof/>
                <w:webHidden/>
              </w:rPr>
              <w:instrText xml:space="preserve"> PAGEREF _Toc511030874 \h </w:instrText>
            </w:r>
            <w:r w:rsidR="000852EA">
              <w:rPr>
                <w:noProof/>
                <w:webHidden/>
              </w:rPr>
            </w:r>
            <w:r w:rsidR="000852EA">
              <w:rPr>
                <w:noProof/>
                <w:webHidden/>
              </w:rPr>
              <w:fldChar w:fldCharType="separate"/>
            </w:r>
            <w:r w:rsidR="000852EA">
              <w:rPr>
                <w:noProof/>
                <w:webHidden/>
              </w:rPr>
              <w:t>11</w:t>
            </w:r>
            <w:r w:rsidR="000852EA">
              <w:rPr>
                <w:noProof/>
                <w:webHidden/>
              </w:rPr>
              <w:fldChar w:fldCharType="end"/>
            </w:r>
          </w:hyperlink>
        </w:p>
        <w:p w14:paraId="249E0608" w14:textId="21447E31" w:rsidR="000852EA" w:rsidRDefault="00583EAC">
          <w:pPr>
            <w:pStyle w:val="TOC3"/>
            <w:tabs>
              <w:tab w:val="right" w:leader="dot" w:pos="9350"/>
            </w:tabs>
            <w:rPr>
              <w:rFonts w:eastAsiaTheme="minorEastAsia" w:cstheme="minorBidi"/>
              <w:i w:val="0"/>
              <w:iCs w:val="0"/>
              <w:noProof/>
              <w:sz w:val="22"/>
              <w:szCs w:val="22"/>
            </w:rPr>
          </w:pPr>
          <w:hyperlink w:anchor="_Toc511030875" w:history="1">
            <w:r w:rsidR="000852EA" w:rsidRPr="003B6DC2">
              <w:rPr>
                <w:rStyle w:val="Hyperlink"/>
                <w:noProof/>
              </w:rPr>
              <w:t>Azure AD Single Sign-on with Pass-through Authentication</w:t>
            </w:r>
            <w:r w:rsidR="000852EA">
              <w:rPr>
                <w:noProof/>
                <w:webHidden/>
              </w:rPr>
              <w:tab/>
            </w:r>
            <w:r w:rsidR="000852EA">
              <w:rPr>
                <w:noProof/>
                <w:webHidden/>
              </w:rPr>
              <w:fldChar w:fldCharType="begin"/>
            </w:r>
            <w:r w:rsidR="000852EA">
              <w:rPr>
                <w:noProof/>
                <w:webHidden/>
              </w:rPr>
              <w:instrText xml:space="preserve"> PAGEREF _Toc511030875 \h </w:instrText>
            </w:r>
            <w:r w:rsidR="000852EA">
              <w:rPr>
                <w:noProof/>
                <w:webHidden/>
              </w:rPr>
            </w:r>
            <w:r w:rsidR="000852EA">
              <w:rPr>
                <w:noProof/>
                <w:webHidden/>
              </w:rPr>
              <w:fldChar w:fldCharType="separate"/>
            </w:r>
            <w:r w:rsidR="000852EA">
              <w:rPr>
                <w:noProof/>
                <w:webHidden/>
              </w:rPr>
              <w:t>11</w:t>
            </w:r>
            <w:r w:rsidR="000852EA">
              <w:rPr>
                <w:noProof/>
                <w:webHidden/>
              </w:rPr>
              <w:fldChar w:fldCharType="end"/>
            </w:r>
          </w:hyperlink>
        </w:p>
        <w:p w14:paraId="5D5A3426" w14:textId="1A0AAB73" w:rsidR="000852EA" w:rsidRDefault="00583EAC">
          <w:pPr>
            <w:pStyle w:val="TOC1"/>
            <w:rPr>
              <w:rFonts w:eastAsiaTheme="minorEastAsia" w:cstheme="minorBidi"/>
              <w:b w:val="0"/>
              <w:bCs w:val="0"/>
              <w:caps w:val="0"/>
              <w:noProof/>
              <w:sz w:val="22"/>
              <w:szCs w:val="22"/>
            </w:rPr>
          </w:pPr>
          <w:hyperlink w:anchor="_Toc511030876" w:history="1">
            <w:r w:rsidR="000852EA" w:rsidRPr="003B6DC2">
              <w:rPr>
                <w:rStyle w:val="Hyperlink"/>
                <w:noProof/>
              </w:rPr>
              <w:t>Technical Requirements</w:t>
            </w:r>
            <w:r w:rsidR="000852EA">
              <w:rPr>
                <w:noProof/>
                <w:webHidden/>
              </w:rPr>
              <w:tab/>
            </w:r>
            <w:r w:rsidR="000852EA">
              <w:rPr>
                <w:noProof/>
                <w:webHidden/>
              </w:rPr>
              <w:fldChar w:fldCharType="begin"/>
            </w:r>
            <w:r w:rsidR="000852EA">
              <w:rPr>
                <w:noProof/>
                <w:webHidden/>
              </w:rPr>
              <w:instrText xml:space="preserve"> PAGEREF _Toc511030876 \h </w:instrText>
            </w:r>
            <w:r w:rsidR="000852EA">
              <w:rPr>
                <w:noProof/>
                <w:webHidden/>
              </w:rPr>
            </w:r>
            <w:r w:rsidR="000852EA">
              <w:rPr>
                <w:noProof/>
                <w:webHidden/>
              </w:rPr>
              <w:fldChar w:fldCharType="separate"/>
            </w:r>
            <w:r w:rsidR="000852EA">
              <w:rPr>
                <w:noProof/>
                <w:webHidden/>
              </w:rPr>
              <w:t>13</w:t>
            </w:r>
            <w:r w:rsidR="000852EA">
              <w:rPr>
                <w:noProof/>
                <w:webHidden/>
              </w:rPr>
              <w:fldChar w:fldCharType="end"/>
            </w:r>
          </w:hyperlink>
        </w:p>
        <w:p w14:paraId="688F8E70" w14:textId="251F5654" w:rsidR="000852EA" w:rsidRDefault="00583EAC">
          <w:pPr>
            <w:pStyle w:val="TOC2"/>
            <w:tabs>
              <w:tab w:val="right" w:leader="dot" w:pos="9350"/>
            </w:tabs>
            <w:rPr>
              <w:rFonts w:eastAsiaTheme="minorEastAsia" w:cstheme="minorBidi"/>
              <w:smallCaps w:val="0"/>
              <w:noProof/>
              <w:sz w:val="22"/>
              <w:szCs w:val="22"/>
            </w:rPr>
          </w:pPr>
          <w:hyperlink w:anchor="_Toc511030877" w:history="1">
            <w:r w:rsidR="000852EA" w:rsidRPr="003B6DC2">
              <w:rPr>
                <w:rStyle w:val="Hyperlink"/>
                <w:noProof/>
              </w:rPr>
              <w:t>Azure Single Sign-on Requirements</w:t>
            </w:r>
            <w:r w:rsidR="000852EA">
              <w:rPr>
                <w:noProof/>
                <w:webHidden/>
              </w:rPr>
              <w:tab/>
            </w:r>
            <w:r w:rsidR="000852EA">
              <w:rPr>
                <w:noProof/>
                <w:webHidden/>
              </w:rPr>
              <w:fldChar w:fldCharType="begin"/>
            </w:r>
            <w:r w:rsidR="000852EA">
              <w:rPr>
                <w:noProof/>
                <w:webHidden/>
              </w:rPr>
              <w:instrText xml:space="preserve"> PAGEREF _Toc511030877 \h </w:instrText>
            </w:r>
            <w:r w:rsidR="000852EA">
              <w:rPr>
                <w:noProof/>
                <w:webHidden/>
              </w:rPr>
            </w:r>
            <w:r w:rsidR="000852EA">
              <w:rPr>
                <w:noProof/>
                <w:webHidden/>
              </w:rPr>
              <w:fldChar w:fldCharType="separate"/>
            </w:r>
            <w:r w:rsidR="000852EA">
              <w:rPr>
                <w:noProof/>
                <w:webHidden/>
              </w:rPr>
              <w:t>13</w:t>
            </w:r>
            <w:r w:rsidR="000852EA">
              <w:rPr>
                <w:noProof/>
                <w:webHidden/>
              </w:rPr>
              <w:fldChar w:fldCharType="end"/>
            </w:r>
          </w:hyperlink>
        </w:p>
        <w:p w14:paraId="66584975" w14:textId="1A9853F3" w:rsidR="000852EA" w:rsidRDefault="00583EAC">
          <w:pPr>
            <w:pStyle w:val="TOC3"/>
            <w:tabs>
              <w:tab w:val="right" w:leader="dot" w:pos="9350"/>
            </w:tabs>
            <w:rPr>
              <w:rFonts w:eastAsiaTheme="minorEastAsia" w:cstheme="minorBidi"/>
              <w:i w:val="0"/>
              <w:iCs w:val="0"/>
              <w:noProof/>
              <w:sz w:val="22"/>
              <w:szCs w:val="22"/>
            </w:rPr>
          </w:pPr>
          <w:hyperlink w:anchor="_Toc511030878" w:history="1">
            <w:r w:rsidR="000852EA" w:rsidRPr="003B6DC2">
              <w:rPr>
                <w:rStyle w:val="Hyperlink"/>
                <w:noProof/>
              </w:rPr>
              <w:t>Attribute Requirements</w:t>
            </w:r>
            <w:r w:rsidR="000852EA">
              <w:rPr>
                <w:noProof/>
                <w:webHidden/>
              </w:rPr>
              <w:tab/>
            </w:r>
            <w:r w:rsidR="000852EA">
              <w:rPr>
                <w:noProof/>
                <w:webHidden/>
              </w:rPr>
              <w:fldChar w:fldCharType="begin"/>
            </w:r>
            <w:r w:rsidR="000852EA">
              <w:rPr>
                <w:noProof/>
                <w:webHidden/>
              </w:rPr>
              <w:instrText xml:space="preserve"> PAGEREF _Toc511030878 \h </w:instrText>
            </w:r>
            <w:r w:rsidR="000852EA">
              <w:rPr>
                <w:noProof/>
                <w:webHidden/>
              </w:rPr>
            </w:r>
            <w:r w:rsidR="000852EA">
              <w:rPr>
                <w:noProof/>
                <w:webHidden/>
              </w:rPr>
              <w:fldChar w:fldCharType="separate"/>
            </w:r>
            <w:r w:rsidR="000852EA">
              <w:rPr>
                <w:noProof/>
                <w:webHidden/>
              </w:rPr>
              <w:t>13</w:t>
            </w:r>
            <w:r w:rsidR="000852EA">
              <w:rPr>
                <w:noProof/>
                <w:webHidden/>
              </w:rPr>
              <w:fldChar w:fldCharType="end"/>
            </w:r>
          </w:hyperlink>
        </w:p>
        <w:p w14:paraId="6407077C" w14:textId="42A4CAFA" w:rsidR="000852EA" w:rsidRDefault="00583EAC">
          <w:pPr>
            <w:pStyle w:val="TOC3"/>
            <w:tabs>
              <w:tab w:val="right" w:leader="dot" w:pos="9350"/>
            </w:tabs>
            <w:rPr>
              <w:rFonts w:eastAsiaTheme="minorEastAsia" w:cstheme="minorBidi"/>
              <w:i w:val="0"/>
              <w:iCs w:val="0"/>
              <w:noProof/>
              <w:sz w:val="22"/>
              <w:szCs w:val="22"/>
            </w:rPr>
          </w:pPr>
          <w:hyperlink w:anchor="_Toc511030879" w:history="1">
            <w:r w:rsidR="000852EA" w:rsidRPr="003B6DC2">
              <w:rPr>
                <w:rStyle w:val="Hyperlink"/>
                <w:noProof/>
              </w:rPr>
              <w:t>Certificate Requirements</w:t>
            </w:r>
            <w:r w:rsidR="000852EA">
              <w:rPr>
                <w:noProof/>
                <w:webHidden/>
              </w:rPr>
              <w:tab/>
            </w:r>
            <w:r w:rsidR="000852EA">
              <w:rPr>
                <w:noProof/>
                <w:webHidden/>
              </w:rPr>
              <w:fldChar w:fldCharType="begin"/>
            </w:r>
            <w:r w:rsidR="000852EA">
              <w:rPr>
                <w:noProof/>
                <w:webHidden/>
              </w:rPr>
              <w:instrText xml:space="preserve"> PAGEREF _Toc511030879 \h </w:instrText>
            </w:r>
            <w:r w:rsidR="000852EA">
              <w:rPr>
                <w:noProof/>
                <w:webHidden/>
              </w:rPr>
            </w:r>
            <w:r w:rsidR="000852EA">
              <w:rPr>
                <w:noProof/>
                <w:webHidden/>
              </w:rPr>
              <w:fldChar w:fldCharType="separate"/>
            </w:r>
            <w:r w:rsidR="000852EA">
              <w:rPr>
                <w:noProof/>
                <w:webHidden/>
              </w:rPr>
              <w:t>14</w:t>
            </w:r>
            <w:r w:rsidR="000852EA">
              <w:rPr>
                <w:noProof/>
                <w:webHidden/>
              </w:rPr>
              <w:fldChar w:fldCharType="end"/>
            </w:r>
          </w:hyperlink>
        </w:p>
        <w:p w14:paraId="7CB71528" w14:textId="61D732A2" w:rsidR="000852EA" w:rsidRDefault="00583EAC">
          <w:pPr>
            <w:pStyle w:val="TOC1"/>
            <w:rPr>
              <w:rFonts w:eastAsiaTheme="minorEastAsia" w:cstheme="minorBidi"/>
              <w:b w:val="0"/>
              <w:bCs w:val="0"/>
              <w:caps w:val="0"/>
              <w:noProof/>
              <w:sz w:val="22"/>
              <w:szCs w:val="22"/>
            </w:rPr>
          </w:pPr>
          <w:hyperlink w:anchor="_Toc511030880" w:history="1">
            <w:r w:rsidR="000852EA" w:rsidRPr="003B6DC2">
              <w:rPr>
                <w:rStyle w:val="Hyperlink"/>
                <w:noProof/>
              </w:rPr>
              <w:t>Implementing Your Solution</w:t>
            </w:r>
            <w:r w:rsidR="000852EA">
              <w:rPr>
                <w:noProof/>
                <w:webHidden/>
              </w:rPr>
              <w:tab/>
            </w:r>
            <w:r w:rsidR="000852EA">
              <w:rPr>
                <w:noProof/>
                <w:webHidden/>
              </w:rPr>
              <w:fldChar w:fldCharType="begin"/>
            </w:r>
            <w:r w:rsidR="000852EA">
              <w:rPr>
                <w:noProof/>
                <w:webHidden/>
              </w:rPr>
              <w:instrText xml:space="preserve"> PAGEREF _Toc511030880 \h </w:instrText>
            </w:r>
            <w:r w:rsidR="000852EA">
              <w:rPr>
                <w:noProof/>
                <w:webHidden/>
              </w:rPr>
            </w:r>
            <w:r w:rsidR="000852EA">
              <w:rPr>
                <w:noProof/>
                <w:webHidden/>
              </w:rPr>
              <w:fldChar w:fldCharType="separate"/>
            </w:r>
            <w:r w:rsidR="000852EA">
              <w:rPr>
                <w:noProof/>
                <w:webHidden/>
              </w:rPr>
              <w:t>15</w:t>
            </w:r>
            <w:r w:rsidR="000852EA">
              <w:rPr>
                <w:noProof/>
                <w:webHidden/>
              </w:rPr>
              <w:fldChar w:fldCharType="end"/>
            </w:r>
          </w:hyperlink>
        </w:p>
        <w:p w14:paraId="16B39C11" w14:textId="17AE96C1" w:rsidR="000852EA" w:rsidRDefault="00583EAC">
          <w:pPr>
            <w:pStyle w:val="TOC2"/>
            <w:tabs>
              <w:tab w:val="right" w:leader="dot" w:pos="9350"/>
            </w:tabs>
            <w:rPr>
              <w:rFonts w:eastAsiaTheme="minorEastAsia" w:cstheme="minorBidi"/>
              <w:smallCaps w:val="0"/>
              <w:noProof/>
              <w:sz w:val="22"/>
              <w:szCs w:val="22"/>
            </w:rPr>
          </w:pPr>
          <w:hyperlink w:anchor="_Toc511030881" w:history="1">
            <w:r w:rsidR="000852EA" w:rsidRPr="003B6DC2">
              <w:rPr>
                <w:rStyle w:val="Hyperlink"/>
                <w:noProof/>
              </w:rPr>
              <w:t>Phase 1: Implementation Steps</w:t>
            </w:r>
            <w:r w:rsidR="000852EA">
              <w:rPr>
                <w:noProof/>
                <w:webHidden/>
              </w:rPr>
              <w:tab/>
            </w:r>
            <w:r w:rsidR="000852EA">
              <w:rPr>
                <w:noProof/>
                <w:webHidden/>
              </w:rPr>
              <w:fldChar w:fldCharType="begin"/>
            </w:r>
            <w:r w:rsidR="000852EA">
              <w:rPr>
                <w:noProof/>
                <w:webHidden/>
              </w:rPr>
              <w:instrText xml:space="preserve"> PAGEREF _Toc511030881 \h </w:instrText>
            </w:r>
            <w:r w:rsidR="000852EA">
              <w:rPr>
                <w:noProof/>
                <w:webHidden/>
              </w:rPr>
            </w:r>
            <w:r w:rsidR="000852EA">
              <w:rPr>
                <w:noProof/>
                <w:webHidden/>
              </w:rPr>
              <w:fldChar w:fldCharType="separate"/>
            </w:r>
            <w:r w:rsidR="000852EA">
              <w:rPr>
                <w:noProof/>
                <w:webHidden/>
              </w:rPr>
              <w:t>15</w:t>
            </w:r>
            <w:r w:rsidR="000852EA">
              <w:rPr>
                <w:noProof/>
                <w:webHidden/>
              </w:rPr>
              <w:fldChar w:fldCharType="end"/>
            </w:r>
          </w:hyperlink>
        </w:p>
        <w:p w14:paraId="0376E776" w14:textId="2C71A569" w:rsidR="000852EA" w:rsidRDefault="00583EAC">
          <w:pPr>
            <w:pStyle w:val="TOC3"/>
            <w:tabs>
              <w:tab w:val="right" w:leader="dot" w:pos="9350"/>
            </w:tabs>
            <w:rPr>
              <w:rFonts w:eastAsiaTheme="minorEastAsia" w:cstheme="minorBidi"/>
              <w:i w:val="0"/>
              <w:iCs w:val="0"/>
              <w:noProof/>
              <w:sz w:val="22"/>
              <w:szCs w:val="22"/>
            </w:rPr>
          </w:pPr>
          <w:hyperlink w:anchor="_Toc511030882" w:history="1">
            <w:r w:rsidR="000852EA" w:rsidRPr="003B6DC2">
              <w:rPr>
                <w:rStyle w:val="Hyperlink"/>
                <w:noProof/>
              </w:rPr>
              <w:t>Step 1: Identify your Test Users</w:t>
            </w:r>
            <w:r w:rsidR="000852EA">
              <w:rPr>
                <w:noProof/>
                <w:webHidden/>
              </w:rPr>
              <w:tab/>
            </w:r>
            <w:r w:rsidR="000852EA">
              <w:rPr>
                <w:noProof/>
                <w:webHidden/>
              </w:rPr>
              <w:fldChar w:fldCharType="begin"/>
            </w:r>
            <w:r w:rsidR="000852EA">
              <w:rPr>
                <w:noProof/>
                <w:webHidden/>
              </w:rPr>
              <w:instrText xml:space="preserve"> PAGEREF _Toc511030882 \h </w:instrText>
            </w:r>
            <w:r w:rsidR="000852EA">
              <w:rPr>
                <w:noProof/>
                <w:webHidden/>
              </w:rPr>
            </w:r>
            <w:r w:rsidR="000852EA">
              <w:rPr>
                <w:noProof/>
                <w:webHidden/>
              </w:rPr>
              <w:fldChar w:fldCharType="separate"/>
            </w:r>
            <w:r w:rsidR="000852EA">
              <w:rPr>
                <w:noProof/>
                <w:webHidden/>
              </w:rPr>
              <w:t>15</w:t>
            </w:r>
            <w:r w:rsidR="000852EA">
              <w:rPr>
                <w:noProof/>
                <w:webHidden/>
              </w:rPr>
              <w:fldChar w:fldCharType="end"/>
            </w:r>
          </w:hyperlink>
        </w:p>
        <w:p w14:paraId="039A3E96" w14:textId="3D1BED2D" w:rsidR="000852EA" w:rsidRDefault="00583EAC">
          <w:pPr>
            <w:pStyle w:val="TOC3"/>
            <w:tabs>
              <w:tab w:val="right" w:leader="dot" w:pos="9350"/>
            </w:tabs>
            <w:rPr>
              <w:rFonts w:eastAsiaTheme="minorEastAsia" w:cstheme="minorBidi"/>
              <w:i w:val="0"/>
              <w:iCs w:val="0"/>
              <w:noProof/>
              <w:sz w:val="22"/>
              <w:szCs w:val="22"/>
            </w:rPr>
          </w:pPr>
          <w:hyperlink w:anchor="_Toc511030883" w:history="1">
            <w:r w:rsidR="000852EA" w:rsidRPr="003B6DC2">
              <w:rPr>
                <w:rStyle w:val="Hyperlink"/>
                <w:noProof/>
              </w:rPr>
              <w:t>Step 2: Configure Azure Single Sign-on</w:t>
            </w:r>
            <w:r w:rsidR="000852EA">
              <w:rPr>
                <w:noProof/>
                <w:webHidden/>
              </w:rPr>
              <w:tab/>
            </w:r>
            <w:r w:rsidR="000852EA">
              <w:rPr>
                <w:noProof/>
                <w:webHidden/>
              </w:rPr>
              <w:fldChar w:fldCharType="begin"/>
            </w:r>
            <w:r w:rsidR="000852EA">
              <w:rPr>
                <w:noProof/>
                <w:webHidden/>
              </w:rPr>
              <w:instrText xml:space="preserve"> PAGEREF _Toc511030883 \h </w:instrText>
            </w:r>
            <w:r w:rsidR="000852EA">
              <w:rPr>
                <w:noProof/>
                <w:webHidden/>
              </w:rPr>
            </w:r>
            <w:r w:rsidR="000852EA">
              <w:rPr>
                <w:noProof/>
                <w:webHidden/>
              </w:rPr>
              <w:fldChar w:fldCharType="separate"/>
            </w:r>
            <w:r w:rsidR="000852EA">
              <w:rPr>
                <w:noProof/>
                <w:webHidden/>
              </w:rPr>
              <w:t>15</w:t>
            </w:r>
            <w:r w:rsidR="000852EA">
              <w:rPr>
                <w:noProof/>
                <w:webHidden/>
              </w:rPr>
              <w:fldChar w:fldCharType="end"/>
            </w:r>
          </w:hyperlink>
        </w:p>
        <w:p w14:paraId="4F5FB41E" w14:textId="0F1BEA0E" w:rsidR="000852EA" w:rsidRDefault="00583EAC">
          <w:pPr>
            <w:pStyle w:val="TOC2"/>
            <w:tabs>
              <w:tab w:val="right" w:leader="dot" w:pos="9350"/>
            </w:tabs>
            <w:rPr>
              <w:rFonts w:eastAsiaTheme="minorEastAsia" w:cstheme="minorBidi"/>
              <w:smallCaps w:val="0"/>
              <w:noProof/>
              <w:sz w:val="22"/>
              <w:szCs w:val="22"/>
            </w:rPr>
          </w:pPr>
          <w:hyperlink w:anchor="_Toc511030884" w:history="1">
            <w:r w:rsidR="000852EA" w:rsidRPr="003B6DC2">
              <w:rPr>
                <w:rStyle w:val="Hyperlink"/>
                <w:noProof/>
              </w:rPr>
              <w:t>Phase 2: Change Communications</w:t>
            </w:r>
            <w:r w:rsidR="000852EA">
              <w:rPr>
                <w:noProof/>
                <w:webHidden/>
              </w:rPr>
              <w:tab/>
            </w:r>
            <w:r w:rsidR="000852EA">
              <w:rPr>
                <w:noProof/>
                <w:webHidden/>
              </w:rPr>
              <w:fldChar w:fldCharType="begin"/>
            </w:r>
            <w:r w:rsidR="000852EA">
              <w:rPr>
                <w:noProof/>
                <w:webHidden/>
              </w:rPr>
              <w:instrText xml:space="preserve"> PAGEREF _Toc511030884 \h </w:instrText>
            </w:r>
            <w:r w:rsidR="000852EA">
              <w:rPr>
                <w:noProof/>
                <w:webHidden/>
              </w:rPr>
            </w:r>
            <w:r w:rsidR="000852EA">
              <w:rPr>
                <w:noProof/>
                <w:webHidden/>
              </w:rPr>
              <w:fldChar w:fldCharType="separate"/>
            </w:r>
            <w:r w:rsidR="000852EA">
              <w:rPr>
                <w:noProof/>
                <w:webHidden/>
              </w:rPr>
              <w:t>16</w:t>
            </w:r>
            <w:r w:rsidR="000852EA">
              <w:rPr>
                <w:noProof/>
                <w:webHidden/>
              </w:rPr>
              <w:fldChar w:fldCharType="end"/>
            </w:r>
          </w:hyperlink>
        </w:p>
        <w:p w14:paraId="258DC282" w14:textId="591350ED" w:rsidR="000852EA" w:rsidRDefault="00583EAC">
          <w:pPr>
            <w:pStyle w:val="TOC3"/>
            <w:tabs>
              <w:tab w:val="right" w:leader="dot" w:pos="9350"/>
            </w:tabs>
            <w:rPr>
              <w:rFonts w:eastAsiaTheme="minorEastAsia" w:cstheme="minorBidi"/>
              <w:i w:val="0"/>
              <w:iCs w:val="0"/>
              <w:noProof/>
              <w:sz w:val="22"/>
              <w:szCs w:val="22"/>
            </w:rPr>
          </w:pPr>
          <w:hyperlink w:anchor="_Toc511030885" w:history="1">
            <w:r w:rsidR="000852EA" w:rsidRPr="003B6DC2">
              <w:rPr>
                <w:rStyle w:val="Hyperlink"/>
                <w:noProof/>
              </w:rPr>
              <w:t>Step 1: Provide Internal Change Communication to end users</w:t>
            </w:r>
            <w:r w:rsidR="000852EA">
              <w:rPr>
                <w:noProof/>
                <w:webHidden/>
              </w:rPr>
              <w:tab/>
            </w:r>
            <w:r w:rsidR="000852EA">
              <w:rPr>
                <w:noProof/>
                <w:webHidden/>
              </w:rPr>
              <w:fldChar w:fldCharType="begin"/>
            </w:r>
            <w:r w:rsidR="000852EA">
              <w:rPr>
                <w:noProof/>
                <w:webHidden/>
              </w:rPr>
              <w:instrText xml:space="preserve"> PAGEREF _Toc511030885 \h </w:instrText>
            </w:r>
            <w:r w:rsidR="000852EA">
              <w:rPr>
                <w:noProof/>
                <w:webHidden/>
              </w:rPr>
            </w:r>
            <w:r w:rsidR="000852EA">
              <w:rPr>
                <w:noProof/>
                <w:webHidden/>
              </w:rPr>
              <w:fldChar w:fldCharType="separate"/>
            </w:r>
            <w:r w:rsidR="000852EA">
              <w:rPr>
                <w:noProof/>
                <w:webHidden/>
              </w:rPr>
              <w:t>16</w:t>
            </w:r>
            <w:r w:rsidR="000852EA">
              <w:rPr>
                <w:noProof/>
                <w:webHidden/>
              </w:rPr>
              <w:fldChar w:fldCharType="end"/>
            </w:r>
          </w:hyperlink>
        </w:p>
        <w:p w14:paraId="4A6BC660" w14:textId="1F31C884" w:rsidR="000852EA" w:rsidRDefault="00583EAC">
          <w:pPr>
            <w:pStyle w:val="TOC2"/>
            <w:tabs>
              <w:tab w:val="right" w:leader="dot" w:pos="9350"/>
            </w:tabs>
            <w:rPr>
              <w:rFonts w:eastAsiaTheme="minorEastAsia" w:cstheme="minorBidi"/>
              <w:smallCaps w:val="0"/>
              <w:noProof/>
              <w:sz w:val="22"/>
              <w:szCs w:val="22"/>
            </w:rPr>
          </w:pPr>
          <w:hyperlink w:anchor="_Toc511030886" w:history="1">
            <w:r w:rsidR="000852EA" w:rsidRPr="003B6DC2">
              <w:rPr>
                <w:rStyle w:val="Hyperlink"/>
                <w:noProof/>
              </w:rPr>
              <w:t>Phase 3: Verify End User Scenario for SSO</w:t>
            </w:r>
            <w:r w:rsidR="000852EA">
              <w:rPr>
                <w:noProof/>
                <w:webHidden/>
              </w:rPr>
              <w:tab/>
            </w:r>
            <w:r w:rsidR="000852EA">
              <w:rPr>
                <w:noProof/>
                <w:webHidden/>
              </w:rPr>
              <w:fldChar w:fldCharType="begin"/>
            </w:r>
            <w:r w:rsidR="000852EA">
              <w:rPr>
                <w:noProof/>
                <w:webHidden/>
              </w:rPr>
              <w:instrText xml:space="preserve"> PAGEREF _Toc511030886 \h </w:instrText>
            </w:r>
            <w:r w:rsidR="000852EA">
              <w:rPr>
                <w:noProof/>
                <w:webHidden/>
              </w:rPr>
            </w:r>
            <w:r w:rsidR="000852EA">
              <w:rPr>
                <w:noProof/>
                <w:webHidden/>
              </w:rPr>
              <w:fldChar w:fldCharType="separate"/>
            </w:r>
            <w:r w:rsidR="000852EA">
              <w:rPr>
                <w:noProof/>
                <w:webHidden/>
              </w:rPr>
              <w:t>16</w:t>
            </w:r>
            <w:r w:rsidR="000852EA">
              <w:rPr>
                <w:noProof/>
                <w:webHidden/>
              </w:rPr>
              <w:fldChar w:fldCharType="end"/>
            </w:r>
          </w:hyperlink>
        </w:p>
        <w:p w14:paraId="23A61FDA" w14:textId="26EA0857" w:rsidR="000852EA" w:rsidRDefault="00583EAC">
          <w:pPr>
            <w:pStyle w:val="TOC3"/>
            <w:tabs>
              <w:tab w:val="right" w:leader="dot" w:pos="9350"/>
            </w:tabs>
            <w:rPr>
              <w:rFonts w:eastAsiaTheme="minorEastAsia" w:cstheme="minorBidi"/>
              <w:i w:val="0"/>
              <w:iCs w:val="0"/>
              <w:noProof/>
              <w:sz w:val="22"/>
              <w:szCs w:val="22"/>
            </w:rPr>
          </w:pPr>
          <w:hyperlink w:anchor="_Toc511030887" w:history="1">
            <w:r w:rsidR="000852EA" w:rsidRPr="003B6DC2">
              <w:rPr>
                <w:rStyle w:val="Hyperlink"/>
                <w:noProof/>
              </w:rPr>
              <w:t>Step 1: Create test cases for your application deployment</w:t>
            </w:r>
            <w:r w:rsidR="000852EA">
              <w:rPr>
                <w:noProof/>
                <w:webHidden/>
              </w:rPr>
              <w:tab/>
            </w:r>
            <w:r w:rsidR="000852EA">
              <w:rPr>
                <w:noProof/>
                <w:webHidden/>
              </w:rPr>
              <w:fldChar w:fldCharType="begin"/>
            </w:r>
            <w:r w:rsidR="000852EA">
              <w:rPr>
                <w:noProof/>
                <w:webHidden/>
              </w:rPr>
              <w:instrText xml:space="preserve"> PAGEREF _Toc511030887 \h </w:instrText>
            </w:r>
            <w:r w:rsidR="000852EA">
              <w:rPr>
                <w:noProof/>
                <w:webHidden/>
              </w:rPr>
            </w:r>
            <w:r w:rsidR="000852EA">
              <w:rPr>
                <w:noProof/>
                <w:webHidden/>
              </w:rPr>
              <w:fldChar w:fldCharType="separate"/>
            </w:r>
            <w:r w:rsidR="000852EA">
              <w:rPr>
                <w:noProof/>
                <w:webHidden/>
              </w:rPr>
              <w:t>16</w:t>
            </w:r>
            <w:r w:rsidR="000852EA">
              <w:rPr>
                <w:noProof/>
                <w:webHidden/>
              </w:rPr>
              <w:fldChar w:fldCharType="end"/>
            </w:r>
          </w:hyperlink>
        </w:p>
        <w:p w14:paraId="3720B2E8" w14:textId="78D6F369" w:rsidR="000852EA" w:rsidRDefault="00583EAC">
          <w:pPr>
            <w:pStyle w:val="TOC3"/>
            <w:tabs>
              <w:tab w:val="right" w:leader="dot" w:pos="9350"/>
            </w:tabs>
            <w:rPr>
              <w:rFonts w:eastAsiaTheme="minorEastAsia" w:cstheme="minorBidi"/>
              <w:i w:val="0"/>
              <w:iCs w:val="0"/>
              <w:noProof/>
              <w:sz w:val="22"/>
              <w:szCs w:val="22"/>
            </w:rPr>
          </w:pPr>
          <w:hyperlink w:anchor="_Toc511030888" w:history="1">
            <w:r w:rsidR="000852EA" w:rsidRPr="003B6DC2">
              <w:rPr>
                <w:rStyle w:val="Hyperlink"/>
                <w:noProof/>
              </w:rPr>
              <w:t>Step 2: Document your results</w:t>
            </w:r>
            <w:r w:rsidR="000852EA">
              <w:rPr>
                <w:noProof/>
                <w:webHidden/>
              </w:rPr>
              <w:tab/>
            </w:r>
            <w:r w:rsidR="000852EA">
              <w:rPr>
                <w:noProof/>
                <w:webHidden/>
              </w:rPr>
              <w:fldChar w:fldCharType="begin"/>
            </w:r>
            <w:r w:rsidR="000852EA">
              <w:rPr>
                <w:noProof/>
                <w:webHidden/>
              </w:rPr>
              <w:instrText xml:space="preserve"> PAGEREF _Toc511030888 \h </w:instrText>
            </w:r>
            <w:r w:rsidR="000852EA">
              <w:rPr>
                <w:noProof/>
                <w:webHidden/>
              </w:rPr>
            </w:r>
            <w:r w:rsidR="000852EA">
              <w:rPr>
                <w:noProof/>
                <w:webHidden/>
              </w:rPr>
              <w:fldChar w:fldCharType="separate"/>
            </w:r>
            <w:r w:rsidR="000852EA">
              <w:rPr>
                <w:noProof/>
                <w:webHidden/>
              </w:rPr>
              <w:t>19</w:t>
            </w:r>
            <w:r w:rsidR="000852EA">
              <w:rPr>
                <w:noProof/>
                <w:webHidden/>
              </w:rPr>
              <w:fldChar w:fldCharType="end"/>
            </w:r>
          </w:hyperlink>
        </w:p>
        <w:p w14:paraId="7C7C3768" w14:textId="5632D84C" w:rsidR="000852EA" w:rsidRDefault="00583EAC">
          <w:pPr>
            <w:pStyle w:val="TOC3"/>
            <w:tabs>
              <w:tab w:val="right" w:leader="dot" w:pos="9350"/>
            </w:tabs>
            <w:rPr>
              <w:rFonts w:eastAsiaTheme="minorEastAsia" w:cstheme="minorBidi"/>
              <w:i w:val="0"/>
              <w:iCs w:val="0"/>
              <w:noProof/>
              <w:sz w:val="22"/>
              <w:szCs w:val="22"/>
            </w:rPr>
          </w:pPr>
          <w:hyperlink w:anchor="_Toc511030889" w:history="1">
            <w:r w:rsidR="000852EA" w:rsidRPr="003B6DC2">
              <w:rPr>
                <w:rStyle w:val="Hyperlink"/>
                <w:noProof/>
              </w:rPr>
              <w:t>Step 3: Moving into Production</w:t>
            </w:r>
            <w:r w:rsidR="000852EA">
              <w:rPr>
                <w:noProof/>
                <w:webHidden/>
              </w:rPr>
              <w:tab/>
            </w:r>
            <w:r w:rsidR="000852EA">
              <w:rPr>
                <w:noProof/>
                <w:webHidden/>
              </w:rPr>
              <w:fldChar w:fldCharType="begin"/>
            </w:r>
            <w:r w:rsidR="000852EA">
              <w:rPr>
                <w:noProof/>
                <w:webHidden/>
              </w:rPr>
              <w:instrText xml:space="preserve"> PAGEREF _Toc511030889 \h </w:instrText>
            </w:r>
            <w:r w:rsidR="000852EA">
              <w:rPr>
                <w:noProof/>
                <w:webHidden/>
              </w:rPr>
            </w:r>
            <w:r w:rsidR="000852EA">
              <w:rPr>
                <w:noProof/>
                <w:webHidden/>
              </w:rPr>
              <w:fldChar w:fldCharType="separate"/>
            </w:r>
            <w:r w:rsidR="000852EA">
              <w:rPr>
                <w:noProof/>
                <w:webHidden/>
              </w:rPr>
              <w:t>19</w:t>
            </w:r>
            <w:r w:rsidR="000852EA">
              <w:rPr>
                <w:noProof/>
                <w:webHidden/>
              </w:rPr>
              <w:fldChar w:fldCharType="end"/>
            </w:r>
          </w:hyperlink>
        </w:p>
        <w:p w14:paraId="44669BC6" w14:textId="67782DC0" w:rsidR="000852EA" w:rsidRDefault="00583EAC">
          <w:pPr>
            <w:pStyle w:val="TOC2"/>
            <w:tabs>
              <w:tab w:val="right" w:leader="dot" w:pos="9350"/>
            </w:tabs>
            <w:rPr>
              <w:rFonts w:eastAsiaTheme="minorEastAsia" w:cstheme="minorBidi"/>
              <w:smallCaps w:val="0"/>
              <w:noProof/>
              <w:sz w:val="22"/>
              <w:szCs w:val="22"/>
            </w:rPr>
          </w:pPr>
          <w:hyperlink w:anchor="_Toc511030890" w:history="1">
            <w:r w:rsidR="000852EA" w:rsidRPr="003B6DC2">
              <w:rPr>
                <w:rStyle w:val="Hyperlink"/>
                <w:noProof/>
              </w:rPr>
              <w:t>Phase 4: Rollback Steps</w:t>
            </w:r>
            <w:r w:rsidR="000852EA">
              <w:rPr>
                <w:noProof/>
                <w:webHidden/>
              </w:rPr>
              <w:tab/>
            </w:r>
            <w:r w:rsidR="000852EA">
              <w:rPr>
                <w:noProof/>
                <w:webHidden/>
              </w:rPr>
              <w:fldChar w:fldCharType="begin"/>
            </w:r>
            <w:r w:rsidR="000852EA">
              <w:rPr>
                <w:noProof/>
                <w:webHidden/>
              </w:rPr>
              <w:instrText xml:space="preserve"> PAGEREF _Toc511030890 \h </w:instrText>
            </w:r>
            <w:r w:rsidR="000852EA">
              <w:rPr>
                <w:noProof/>
                <w:webHidden/>
              </w:rPr>
            </w:r>
            <w:r w:rsidR="000852EA">
              <w:rPr>
                <w:noProof/>
                <w:webHidden/>
              </w:rPr>
              <w:fldChar w:fldCharType="separate"/>
            </w:r>
            <w:r w:rsidR="000852EA">
              <w:rPr>
                <w:noProof/>
                <w:webHidden/>
              </w:rPr>
              <w:t>19</w:t>
            </w:r>
            <w:r w:rsidR="000852EA">
              <w:rPr>
                <w:noProof/>
                <w:webHidden/>
              </w:rPr>
              <w:fldChar w:fldCharType="end"/>
            </w:r>
          </w:hyperlink>
        </w:p>
        <w:p w14:paraId="2F72D2AC" w14:textId="61604108" w:rsidR="000852EA" w:rsidRDefault="00583EAC">
          <w:pPr>
            <w:pStyle w:val="TOC3"/>
            <w:tabs>
              <w:tab w:val="right" w:leader="dot" w:pos="9350"/>
            </w:tabs>
            <w:rPr>
              <w:rFonts w:eastAsiaTheme="minorEastAsia" w:cstheme="minorBidi"/>
              <w:i w:val="0"/>
              <w:iCs w:val="0"/>
              <w:noProof/>
              <w:sz w:val="22"/>
              <w:szCs w:val="22"/>
            </w:rPr>
          </w:pPr>
          <w:hyperlink w:anchor="_Toc511030891" w:history="1">
            <w:r w:rsidR="000852EA" w:rsidRPr="003B6DC2">
              <w:rPr>
                <w:rStyle w:val="Hyperlink"/>
                <w:noProof/>
              </w:rPr>
              <w:t>Step 1: Identify available options for rolling back during migration or failure</w:t>
            </w:r>
            <w:r w:rsidR="000852EA">
              <w:rPr>
                <w:noProof/>
                <w:webHidden/>
              </w:rPr>
              <w:tab/>
            </w:r>
            <w:r w:rsidR="000852EA">
              <w:rPr>
                <w:noProof/>
                <w:webHidden/>
              </w:rPr>
              <w:fldChar w:fldCharType="begin"/>
            </w:r>
            <w:r w:rsidR="000852EA">
              <w:rPr>
                <w:noProof/>
                <w:webHidden/>
              </w:rPr>
              <w:instrText xml:space="preserve"> PAGEREF _Toc511030891 \h </w:instrText>
            </w:r>
            <w:r w:rsidR="000852EA">
              <w:rPr>
                <w:noProof/>
                <w:webHidden/>
              </w:rPr>
            </w:r>
            <w:r w:rsidR="000852EA">
              <w:rPr>
                <w:noProof/>
                <w:webHidden/>
              </w:rPr>
              <w:fldChar w:fldCharType="separate"/>
            </w:r>
            <w:r w:rsidR="000852EA">
              <w:rPr>
                <w:noProof/>
                <w:webHidden/>
              </w:rPr>
              <w:t>19</w:t>
            </w:r>
            <w:r w:rsidR="000852EA">
              <w:rPr>
                <w:noProof/>
                <w:webHidden/>
              </w:rPr>
              <w:fldChar w:fldCharType="end"/>
            </w:r>
          </w:hyperlink>
        </w:p>
        <w:p w14:paraId="6308DEDC" w14:textId="0F109C7A" w:rsidR="000852EA" w:rsidRDefault="00583EAC">
          <w:pPr>
            <w:pStyle w:val="TOC1"/>
            <w:rPr>
              <w:rFonts w:eastAsiaTheme="minorEastAsia" w:cstheme="minorBidi"/>
              <w:b w:val="0"/>
              <w:bCs w:val="0"/>
              <w:caps w:val="0"/>
              <w:noProof/>
              <w:sz w:val="22"/>
              <w:szCs w:val="22"/>
            </w:rPr>
          </w:pPr>
          <w:hyperlink w:anchor="_Toc511030892" w:history="1">
            <w:r w:rsidR="000852EA" w:rsidRPr="003B6DC2">
              <w:rPr>
                <w:rStyle w:val="Hyperlink"/>
                <w:noProof/>
              </w:rPr>
              <w:t>Operationalize your Implementation</w:t>
            </w:r>
            <w:r w:rsidR="000852EA">
              <w:rPr>
                <w:noProof/>
                <w:webHidden/>
              </w:rPr>
              <w:tab/>
            </w:r>
            <w:r w:rsidR="000852EA">
              <w:rPr>
                <w:noProof/>
                <w:webHidden/>
              </w:rPr>
              <w:fldChar w:fldCharType="begin"/>
            </w:r>
            <w:r w:rsidR="000852EA">
              <w:rPr>
                <w:noProof/>
                <w:webHidden/>
              </w:rPr>
              <w:instrText xml:space="preserve"> PAGEREF _Toc511030892 \h </w:instrText>
            </w:r>
            <w:r w:rsidR="000852EA">
              <w:rPr>
                <w:noProof/>
                <w:webHidden/>
              </w:rPr>
            </w:r>
            <w:r w:rsidR="000852EA">
              <w:rPr>
                <w:noProof/>
                <w:webHidden/>
              </w:rPr>
              <w:fldChar w:fldCharType="separate"/>
            </w:r>
            <w:r w:rsidR="000852EA">
              <w:rPr>
                <w:noProof/>
                <w:webHidden/>
              </w:rPr>
              <w:t>20</w:t>
            </w:r>
            <w:r w:rsidR="000852EA">
              <w:rPr>
                <w:noProof/>
                <w:webHidden/>
              </w:rPr>
              <w:fldChar w:fldCharType="end"/>
            </w:r>
          </w:hyperlink>
        </w:p>
        <w:p w14:paraId="665A779C" w14:textId="3B98B540" w:rsidR="000852EA" w:rsidRDefault="00583EAC">
          <w:pPr>
            <w:pStyle w:val="TOC2"/>
            <w:tabs>
              <w:tab w:val="right" w:leader="dot" w:pos="9350"/>
            </w:tabs>
            <w:rPr>
              <w:rFonts w:eastAsiaTheme="minorEastAsia" w:cstheme="minorBidi"/>
              <w:smallCaps w:val="0"/>
              <w:noProof/>
              <w:sz w:val="22"/>
              <w:szCs w:val="22"/>
            </w:rPr>
          </w:pPr>
          <w:hyperlink w:anchor="_Toc511030893" w:history="1">
            <w:r w:rsidR="000852EA" w:rsidRPr="003B6DC2">
              <w:rPr>
                <w:rStyle w:val="Hyperlink"/>
                <w:noProof/>
              </w:rPr>
              <w:t>Purpose of Document</w:t>
            </w:r>
            <w:r w:rsidR="000852EA">
              <w:rPr>
                <w:noProof/>
                <w:webHidden/>
              </w:rPr>
              <w:tab/>
            </w:r>
            <w:r w:rsidR="000852EA">
              <w:rPr>
                <w:noProof/>
                <w:webHidden/>
              </w:rPr>
              <w:fldChar w:fldCharType="begin"/>
            </w:r>
            <w:r w:rsidR="000852EA">
              <w:rPr>
                <w:noProof/>
                <w:webHidden/>
              </w:rPr>
              <w:instrText xml:space="preserve"> PAGEREF _Toc511030893 \h </w:instrText>
            </w:r>
            <w:r w:rsidR="000852EA">
              <w:rPr>
                <w:noProof/>
                <w:webHidden/>
              </w:rPr>
            </w:r>
            <w:r w:rsidR="000852EA">
              <w:rPr>
                <w:noProof/>
                <w:webHidden/>
              </w:rPr>
              <w:fldChar w:fldCharType="separate"/>
            </w:r>
            <w:r w:rsidR="000852EA">
              <w:rPr>
                <w:noProof/>
                <w:webHidden/>
              </w:rPr>
              <w:t>20</w:t>
            </w:r>
            <w:r w:rsidR="000852EA">
              <w:rPr>
                <w:noProof/>
                <w:webHidden/>
              </w:rPr>
              <w:fldChar w:fldCharType="end"/>
            </w:r>
          </w:hyperlink>
        </w:p>
        <w:p w14:paraId="37AB85C5" w14:textId="248FB53E" w:rsidR="000852EA" w:rsidRDefault="00583EAC">
          <w:pPr>
            <w:pStyle w:val="TOC2"/>
            <w:tabs>
              <w:tab w:val="right" w:leader="dot" w:pos="9350"/>
            </w:tabs>
            <w:rPr>
              <w:rFonts w:eastAsiaTheme="minorEastAsia" w:cstheme="minorBidi"/>
              <w:smallCaps w:val="0"/>
              <w:noProof/>
              <w:sz w:val="22"/>
              <w:szCs w:val="22"/>
            </w:rPr>
          </w:pPr>
          <w:hyperlink w:anchor="_Toc511030894" w:history="1">
            <w:r w:rsidR="000852EA" w:rsidRPr="003B6DC2">
              <w:rPr>
                <w:rStyle w:val="Hyperlink"/>
                <w:noProof/>
              </w:rPr>
              <w:t>Required Roles</w:t>
            </w:r>
            <w:r w:rsidR="000852EA">
              <w:rPr>
                <w:noProof/>
                <w:webHidden/>
              </w:rPr>
              <w:tab/>
            </w:r>
            <w:r w:rsidR="000852EA">
              <w:rPr>
                <w:noProof/>
                <w:webHidden/>
              </w:rPr>
              <w:fldChar w:fldCharType="begin"/>
            </w:r>
            <w:r w:rsidR="000852EA">
              <w:rPr>
                <w:noProof/>
                <w:webHidden/>
              </w:rPr>
              <w:instrText xml:space="preserve"> PAGEREF _Toc511030894 \h </w:instrText>
            </w:r>
            <w:r w:rsidR="000852EA">
              <w:rPr>
                <w:noProof/>
                <w:webHidden/>
              </w:rPr>
            </w:r>
            <w:r w:rsidR="000852EA">
              <w:rPr>
                <w:noProof/>
                <w:webHidden/>
              </w:rPr>
              <w:fldChar w:fldCharType="separate"/>
            </w:r>
            <w:r w:rsidR="000852EA">
              <w:rPr>
                <w:noProof/>
                <w:webHidden/>
              </w:rPr>
              <w:t>20</w:t>
            </w:r>
            <w:r w:rsidR="000852EA">
              <w:rPr>
                <w:noProof/>
                <w:webHidden/>
              </w:rPr>
              <w:fldChar w:fldCharType="end"/>
            </w:r>
          </w:hyperlink>
        </w:p>
        <w:p w14:paraId="4A37B833" w14:textId="2DA44768" w:rsidR="000852EA" w:rsidRDefault="00583EAC">
          <w:pPr>
            <w:pStyle w:val="TOC2"/>
            <w:tabs>
              <w:tab w:val="right" w:leader="dot" w:pos="9350"/>
            </w:tabs>
            <w:rPr>
              <w:rFonts w:eastAsiaTheme="minorEastAsia" w:cstheme="minorBidi"/>
              <w:smallCaps w:val="0"/>
              <w:noProof/>
              <w:sz w:val="22"/>
              <w:szCs w:val="22"/>
            </w:rPr>
          </w:pPr>
          <w:hyperlink w:anchor="_Toc511030895" w:history="1">
            <w:r w:rsidR="000852EA" w:rsidRPr="003B6DC2">
              <w:rPr>
                <w:rStyle w:val="Hyperlink"/>
                <w:noProof/>
              </w:rPr>
              <w:t>Single Sign-on Certificate Lifecycle [Azure Active Directory]</w:t>
            </w:r>
            <w:r w:rsidR="000852EA">
              <w:rPr>
                <w:noProof/>
                <w:webHidden/>
              </w:rPr>
              <w:tab/>
            </w:r>
            <w:r w:rsidR="000852EA">
              <w:rPr>
                <w:noProof/>
                <w:webHidden/>
              </w:rPr>
              <w:fldChar w:fldCharType="begin"/>
            </w:r>
            <w:r w:rsidR="000852EA">
              <w:rPr>
                <w:noProof/>
                <w:webHidden/>
              </w:rPr>
              <w:instrText xml:space="preserve"> PAGEREF _Toc511030895 \h </w:instrText>
            </w:r>
            <w:r w:rsidR="000852EA">
              <w:rPr>
                <w:noProof/>
                <w:webHidden/>
              </w:rPr>
            </w:r>
            <w:r w:rsidR="000852EA">
              <w:rPr>
                <w:noProof/>
                <w:webHidden/>
              </w:rPr>
              <w:fldChar w:fldCharType="separate"/>
            </w:r>
            <w:r w:rsidR="000852EA">
              <w:rPr>
                <w:noProof/>
                <w:webHidden/>
              </w:rPr>
              <w:t>21</w:t>
            </w:r>
            <w:r w:rsidR="000852EA">
              <w:rPr>
                <w:noProof/>
                <w:webHidden/>
              </w:rPr>
              <w:fldChar w:fldCharType="end"/>
            </w:r>
          </w:hyperlink>
        </w:p>
        <w:p w14:paraId="56A24A01" w14:textId="336E7B44" w:rsidR="000852EA" w:rsidRDefault="00583EAC">
          <w:pPr>
            <w:pStyle w:val="TOC2"/>
            <w:tabs>
              <w:tab w:val="right" w:leader="dot" w:pos="9350"/>
            </w:tabs>
            <w:rPr>
              <w:rFonts w:eastAsiaTheme="minorEastAsia" w:cstheme="minorBidi"/>
              <w:smallCaps w:val="0"/>
              <w:noProof/>
              <w:sz w:val="22"/>
              <w:szCs w:val="22"/>
            </w:rPr>
          </w:pPr>
          <w:hyperlink w:anchor="_Toc511030896" w:history="1">
            <w:r w:rsidR="000852EA" w:rsidRPr="003B6DC2">
              <w:rPr>
                <w:rStyle w:val="Hyperlink"/>
                <w:noProof/>
              </w:rPr>
              <w:t>Access Management</w:t>
            </w:r>
            <w:r w:rsidR="000852EA">
              <w:rPr>
                <w:noProof/>
                <w:webHidden/>
              </w:rPr>
              <w:tab/>
            </w:r>
            <w:r w:rsidR="000852EA">
              <w:rPr>
                <w:noProof/>
                <w:webHidden/>
              </w:rPr>
              <w:fldChar w:fldCharType="begin"/>
            </w:r>
            <w:r w:rsidR="000852EA">
              <w:rPr>
                <w:noProof/>
                <w:webHidden/>
              </w:rPr>
              <w:instrText xml:space="preserve"> PAGEREF _Toc511030896 \h </w:instrText>
            </w:r>
            <w:r w:rsidR="000852EA">
              <w:rPr>
                <w:noProof/>
                <w:webHidden/>
              </w:rPr>
            </w:r>
            <w:r w:rsidR="000852EA">
              <w:rPr>
                <w:noProof/>
                <w:webHidden/>
              </w:rPr>
              <w:fldChar w:fldCharType="separate"/>
            </w:r>
            <w:r w:rsidR="000852EA">
              <w:rPr>
                <w:noProof/>
                <w:webHidden/>
              </w:rPr>
              <w:t>21</w:t>
            </w:r>
            <w:r w:rsidR="000852EA">
              <w:rPr>
                <w:noProof/>
                <w:webHidden/>
              </w:rPr>
              <w:fldChar w:fldCharType="end"/>
            </w:r>
          </w:hyperlink>
        </w:p>
        <w:p w14:paraId="2AFDDB29" w14:textId="7A3E7D96" w:rsidR="000852EA" w:rsidRDefault="00583EAC">
          <w:pPr>
            <w:pStyle w:val="TOC2"/>
            <w:tabs>
              <w:tab w:val="right" w:leader="dot" w:pos="9350"/>
            </w:tabs>
            <w:rPr>
              <w:rFonts w:eastAsiaTheme="minorEastAsia" w:cstheme="minorBidi"/>
              <w:smallCaps w:val="0"/>
              <w:noProof/>
              <w:sz w:val="22"/>
              <w:szCs w:val="22"/>
            </w:rPr>
          </w:pPr>
          <w:hyperlink w:anchor="_Toc511030897" w:history="1">
            <w:r w:rsidR="000852EA" w:rsidRPr="003B6DC2">
              <w:rPr>
                <w:rStyle w:val="Hyperlink"/>
                <w:noProof/>
              </w:rPr>
              <w:t>Troubleshooting Guide &amp; Steps</w:t>
            </w:r>
            <w:r w:rsidR="000852EA">
              <w:rPr>
                <w:noProof/>
                <w:webHidden/>
              </w:rPr>
              <w:tab/>
            </w:r>
            <w:r w:rsidR="000852EA">
              <w:rPr>
                <w:noProof/>
                <w:webHidden/>
              </w:rPr>
              <w:fldChar w:fldCharType="begin"/>
            </w:r>
            <w:r w:rsidR="000852EA">
              <w:rPr>
                <w:noProof/>
                <w:webHidden/>
              </w:rPr>
              <w:instrText xml:space="preserve"> PAGEREF _Toc511030897 \h </w:instrText>
            </w:r>
            <w:r w:rsidR="000852EA">
              <w:rPr>
                <w:noProof/>
                <w:webHidden/>
              </w:rPr>
            </w:r>
            <w:r w:rsidR="000852EA">
              <w:rPr>
                <w:noProof/>
                <w:webHidden/>
              </w:rPr>
              <w:fldChar w:fldCharType="separate"/>
            </w:r>
            <w:r w:rsidR="000852EA">
              <w:rPr>
                <w:noProof/>
                <w:webHidden/>
              </w:rPr>
              <w:t>23</w:t>
            </w:r>
            <w:r w:rsidR="000852EA">
              <w:rPr>
                <w:noProof/>
                <w:webHidden/>
              </w:rPr>
              <w:fldChar w:fldCharType="end"/>
            </w:r>
          </w:hyperlink>
        </w:p>
        <w:p w14:paraId="67CD82B8" w14:textId="3154465C" w:rsidR="000852EA" w:rsidRDefault="00583EAC">
          <w:pPr>
            <w:pStyle w:val="TOC3"/>
            <w:tabs>
              <w:tab w:val="right" w:leader="dot" w:pos="9350"/>
            </w:tabs>
            <w:rPr>
              <w:rFonts w:eastAsiaTheme="minorEastAsia" w:cstheme="minorBidi"/>
              <w:i w:val="0"/>
              <w:iCs w:val="0"/>
              <w:noProof/>
              <w:sz w:val="22"/>
              <w:szCs w:val="22"/>
            </w:rPr>
          </w:pPr>
          <w:hyperlink w:anchor="_Toc511030898" w:history="1">
            <w:r w:rsidR="000852EA" w:rsidRPr="003B6DC2">
              <w:rPr>
                <w:rStyle w:val="Hyperlink"/>
                <w:noProof/>
              </w:rPr>
              <w:t>Example: Single account not being able to log into the application.</w:t>
            </w:r>
            <w:r w:rsidR="000852EA">
              <w:rPr>
                <w:noProof/>
                <w:webHidden/>
              </w:rPr>
              <w:tab/>
            </w:r>
            <w:r w:rsidR="000852EA">
              <w:rPr>
                <w:noProof/>
                <w:webHidden/>
              </w:rPr>
              <w:fldChar w:fldCharType="begin"/>
            </w:r>
            <w:r w:rsidR="000852EA">
              <w:rPr>
                <w:noProof/>
                <w:webHidden/>
              </w:rPr>
              <w:instrText xml:space="preserve"> PAGEREF _Toc511030898 \h </w:instrText>
            </w:r>
            <w:r w:rsidR="000852EA">
              <w:rPr>
                <w:noProof/>
                <w:webHidden/>
              </w:rPr>
            </w:r>
            <w:r w:rsidR="000852EA">
              <w:rPr>
                <w:noProof/>
                <w:webHidden/>
              </w:rPr>
              <w:fldChar w:fldCharType="separate"/>
            </w:r>
            <w:r w:rsidR="000852EA">
              <w:rPr>
                <w:noProof/>
                <w:webHidden/>
              </w:rPr>
              <w:t>23</w:t>
            </w:r>
            <w:r w:rsidR="000852EA">
              <w:rPr>
                <w:noProof/>
                <w:webHidden/>
              </w:rPr>
              <w:fldChar w:fldCharType="end"/>
            </w:r>
          </w:hyperlink>
        </w:p>
        <w:p w14:paraId="521CA9FB" w14:textId="5CB91CD8" w:rsidR="000852EA" w:rsidRDefault="00583EAC">
          <w:pPr>
            <w:pStyle w:val="TOC3"/>
            <w:tabs>
              <w:tab w:val="right" w:leader="dot" w:pos="9350"/>
            </w:tabs>
            <w:rPr>
              <w:rFonts w:eastAsiaTheme="minorEastAsia" w:cstheme="minorBidi"/>
              <w:i w:val="0"/>
              <w:iCs w:val="0"/>
              <w:noProof/>
              <w:sz w:val="22"/>
              <w:szCs w:val="22"/>
            </w:rPr>
          </w:pPr>
          <w:hyperlink w:anchor="_Toc511030899" w:history="1">
            <w:r w:rsidR="000852EA" w:rsidRPr="003B6DC2">
              <w:rPr>
                <w:rStyle w:val="Hyperlink"/>
                <w:noProof/>
              </w:rPr>
              <w:t>Example: Complete outage of &lt;&lt;APPLICATION NAME&gt;&gt; - No user can sign in</w:t>
            </w:r>
            <w:r w:rsidR="000852EA">
              <w:rPr>
                <w:noProof/>
                <w:webHidden/>
              </w:rPr>
              <w:tab/>
            </w:r>
            <w:r w:rsidR="000852EA">
              <w:rPr>
                <w:noProof/>
                <w:webHidden/>
              </w:rPr>
              <w:fldChar w:fldCharType="begin"/>
            </w:r>
            <w:r w:rsidR="000852EA">
              <w:rPr>
                <w:noProof/>
                <w:webHidden/>
              </w:rPr>
              <w:instrText xml:space="preserve"> PAGEREF _Toc511030899 \h </w:instrText>
            </w:r>
            <w:r w:rsidR="000852EA">
              <w:rPr>
                <w:noProof/>
                <w:webHidden/>
              </w:rPr>
            </w:r>
            <w:r w:rsidR="000852EA">
              <w:rPr>
                <w:noProof/>
                <w:webHidden/>
              </w:rPr>
              <w:fldChar w:fldCharType="separate"/>
            </w:r>
            <w:r w:rsidR="000852EA">
              <w:rPr>
                <w:noProof/>
                <w:webHidden/>
              </w:rPr>
              <w:t>25</w:t>
            </w:r>
            <w:r w:rsidR="000852EA">
              <w:rPr>
                <w:noProof/>
                <w:webHidden/>
              </w:rPr>
              <w:fldChar w:fldCharType="end"/>
            </w:r>
          </w:hyperlink>
        </w:p>
        <w:p w14:paraId="30B1D38F" w14:textId="3FE5A880" w:rsidR="000852EA" w:rsidRDefault="00583EAC">
          <w:pPr>
            <w:pStyle w:val="TOC2"/>
            <w:tabs>
              <w:tab w:val="right" w:leader="dot" w:pos="9350"/>
            </w:tabs>
            <w:rPr>
              <w:rFonts w:eastAsiaTheme="minorEastAsia" w:cstheme="minorBidi"/>
              <w:smallCaps w:val="0"/>
              <w:noProof/>
              <w:sz w:val="22"/>
              <w:szCs w:val="22"/>
            </w:rPr>
          </w:pPr>
          <w:hyperlink w:anchor="_Toc511030900" w:history="1">
            <w:r w:rsidR="000852EA" w:rsidRPr="003B6DC2">
              <w:rPr>
                <w:rStyle w:val="Hyperlink"/>
                <w:noProof/>
              </w:rPr>
              <w:t>Helpful Documentation</w:t>
            </w:r>
            <w:r w:rsidR="000852EA">
              <w:rPr>
                <w:noProof/>
                <w:webHidden/>
              </w:rPr>
              <w:tab/>
            </w:r>
            <w:r w:rsidR="000852EA">
              <w:rPr>
                <w:noProof/>
                <w:webHidden/>
              </w:rPr>
              <w:fldChar w:fldCharType="begin"/>
            </w:r>
            <w:r w:rsidR="000852EA">
              <w:rPr>
                <w:noProof/>
                <w:webHidden/>
              </w:rPr>
              <w:instrText xml:space="preserve"> PAGEREF _Toc511030900 \h </w:instrText>
            </w:r>
            <w:r w:rsidR="000852EA">
              <w:rPr>
                <w:noProof/>
                <w:webHidden/>
              </w:rPr>
            </w:r>
            <w:r w:rsidR="000852EA">
              <w:rPr>
                <w:noProof/>
                <w:webHidden/>
              </w:rPr>
              <w:fldChar w:fldCharType="separate"/>
            </w:r>
            <w:r w:rsidR="000852EA">
              <w:rPr>
                <w:noProof/>
                <w:webHidden/>
              </w:rPr>
              <w:t>26</w:t>
            </w:r>
            <w:r w:rsidR="000852EA">
              <w:rPr>
                <w:noProof/>
                <w:webHidden/>
              </w:rPr>
              <w:fldChar w:fldCharType="end"/>
            </w:r>
          </w:hyperlink>
        </w:p>
        <w:p w14:paraId="136AC9FB" w14:textId="7F0B8D73" w:rsidR="005550CA" w:rsidRDefault="005550CA">
          <w:r w:rsidRPr="00C80C3C">
            <w:fldChar w:fldCharType="end"/>
          </w:r>
        </w:p>
      </w:sdtContent>
    </w:sdt>
    <w:p w14:paraId="22411F5B" w14:textId="77777777" w:rsidR="002C442E" w:rsidRDefault="002C442E" w:rsidP="00BA4498"/>
    <w:p w14:paraId="28F109C9" w14:textId="77777777" w:rsidR="002C442E" w:rsidRDefault="002C442E" w:rsidP="00BA4498"/>
    <w:p w14:paraId="3936071C" w14:textId="77777777" w:rsidR="002C442E" w:rsidRDefault="002C442E" w:rsidP="00BA4498"/>
    <w:p w14:paraId="30FDA15F" w14:textId="77777777" w:rsidR="002C442E" w:rsidRDefault="002C442E" w:rsidP="00BA4498"/>
    <w:p w14:paraId="07FF90BB" w14:textId="77777777" w:rsidR="002C442E" w:rsidRDefault="002C442E" w:rsidP="00BA4498"/>
    <w:p w14:paraId="7094F557" w14:textId="77777777" w:rsidR="002C442E" w:rsidRDefault="002C442E" w:rsidP="00BA4498"/>
    <w:p w14:paraId="0BEA1EF8" w14:textId="70948616" w:rsidR="002C442E" w:rsidRDefault="002C442E" w:rsidP="00BA4498"/>
    <w:p w14:paraId="0CE8F3D4" w14:textId="2C11D086" w:rsidR="00A22844" w:rsidRDefault="00A22844" w:rsidP="00BA4498"/>
    <w:p w14:paraId="6A8EAA5D" w14:textId="77777777" w:rsidR="00A22844" w:rsidRDefault="00A22844" w:rsidP="00BA4498"/>
    <w:p w14:paraId="206AC046" w14:textId="3075720C" w:rsidR="002C442E" w:rsidRDefault="002C442E" w:rsidP="00BA4498"/>
    <w:p w14:paraId="24A51179" w14:textId="7828B831" w:rsidR="00A22844" w:rsidRDefault="00A22844" w:rsidP="00BA4498"/>
    <w:p w14:paraId="43D06548" w14:textId="3316B235" w:rsidR="00A22844" w:rsidRDefault="00A22844" w:rsidP="00BA4498"/>
    <w:p w14:paraId="08BF783E" w14:textId="77777777" w:rsidR="005060ED" w:rsidRDefault="005060ED" w:rsidP="00BA4498"/>
    <w:p w14:paraId="5CE84E6F" w14:textId="77777777" w:rsidR="0084648D" w:rsidRDefault="0084648D">
      <w:pPr>
        <w:rPr>
          <w:rFonts w:asciiTheme="majorHAnsi" w:eastAsiaTheme="majorEastAsia" w:hAnsiTheme="majorHAnsi" w:cstheme="majorBidi"/>
          <w:color w:val="2F5496" w:themeColor="accent1" w:themeShade="BF"/>
          <w:sz w:val="32"/>
          <w:szCs w:val="32"/>
        </w:rPr>
      </w:pPr>
      <w:bookmarkStart w:id="1" w:name="_Toc504650306"/>
      <w:bookmarkStart w:id="2" w:name="_Toc508188783"/>
      <w:bookmarkStart w:id="3" w:name="_Toc508610064"/>
      <w:bookmarkStart w:id="4" w:name="_Toc511030849"/>
      <w:bookmarkStart w:id="5" w:name="_Toc502840490"/>
      <w:bookmarkStart w:id="6" w:name="_Toc502924261"/>
      <w:bookmarkStart w:id="7" w:name="_Toc502750733"/>
      <w:r>
        <w:br w:type="page"/>
      </w:r>
    </w:p>
    <w:bookmarkEnd w:id="1"/>
    <w:bookmarkEnd w:id="2"/>
    <w:bookmarkEnd w:id="3"/>
    <w:bookmarkEnd w:id="4"/>
    <w:p w14:paraId="77B6A0F2" w14:textId="77777777" w:rsidR="0084648D" w:rsidRPr="006510BB" w:rsidRDefault="0084648D" w:rsidP="0084648D">
      <w:pPr>
        <w:pStyle w:val="Heading1"/>
      </w:pPr>
      <w:r>
        <w:lastRenderedPageBreak/>
        <w:t>Business Value of Single Sign-On</w:t>
      </w:r>
    </w:p>
    <w:p w14:paraId="39E580B2" w14:textId="0DD974B6" w:rsidR="00C72F5F" w:rsidRDefault="00C72F5F" w:rsidP="0084648D">
      <w:r>
        <w:t xml:space="preserve">This document presents an executive summary of the business case for moving forward with enabling Azure Active Directory Single Sign-on (SSO) for application </w:t>
      </w:r>
      <w:r w:rsidR="003D79FC">
        <w:rPr>
          <w:noProof/>
        </w:rPr>
        <w:fldChar w:fldCharType="begin"/>
      </w:r>
      <w:r w:rsidR="003D79FC">
        <w:rPr>
          <w:noProof/>
        </w:rPr>
        <w:instrText xml:space="preserve"> MERGEFIELD  ApplicationName \* Upper \m  \* MERGEFORMAT </w:instrText>
      </w:r>
      <w:r w:rsidR="003D79FC">
        <w:rPr>
          <w:noProof/>
        </w:rPr>
        <w:fldChar w:fldCharType="separate"/>
      </w:r>
      <w:r>
        <w:rPr>
          <w:noProof/>
        </w:rPr>
        <w:t>«APPLICATIONNAME»</w:t>
      </w:r>
      <w:r w:rsidR="003D79FC">
        <w:rPr>
          <w:noProof/>
        </w:rPr>
        <w:fldChar w:fldCharType="end"/>
      </w:r>
      <w:r>
        <w:t xml:space="preserve"> (“The Application”).</w:t>
      </w:r>
      <w:r w:rsidR="0084648D">
        <w:t xml:space="preserve"> </w:t>
      </w:r>
      <w:r>
        <w:t>Many organizations rely upon software as a service (SaaS) applications such as Office 365, Box and Salesforce for end user productivity. Historically, IT staff needs to individually create and update user accounts in each SaaS application, and users must remember a password for each SaaS application.</w:t>
      </w:r>
      <w:r w:rsidR="0084648D">
        <w:t xml:space="preserve"> </w:t>
      </w:r>
      <w:r>
        <w:t>Single sign-on means being able to access all the applications and resources that a user needs to do business, by signing in only once using a single user account. Once signed in, the user can access all needed applications without being required to authenticate (e.g. type a password) a second time.</w:t>
      </w:r>
    </w:p>
    <w:p w14:paraId="39713245" w14:textId="77777777" w:rsidR="00C72F5F" w:rsidRPr="00B516CA" w:rsidRDefault="00C72F5F" w:rsidP="00C72F5F"/>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C72F5F" w14:paraId="5570E845" w14:textId="77777777" w:rsidTr="00271140">
        <w:tc>
          <w:tcPr>
            <w:tcW w:w="1356"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C72F5F" w14:paraId="0C8E7543" w14:textId="77777777" w:rsidTr="00271140">
              <w:tc>
                <w:tcPr>
                  <w:tcW w:w="1356" w:type="dxa"/>
                </w:tcPr>
                <w:p w14:paraId="46A260E6" w14:textId="77777777" w:rsidR="00C72F5F" w:rsidRDefault="00C72F5F" w:rsidP="00271140">
                  <w:r w:rsidRPr="00D31F5C">
                    <w:rPr>
                      <w:noProof/>
                    </w:rPr>
                    <w:drawing>
                      <wp:inline distT="0" distB="0" distL="0" distR="0" wp14:anchorId="6F958C53" wp14:editId="57354E9A">
                        <wp:extent cx="685800" cy="685800"/>
                        <wp:effectExtent l="0" t="0" r="0" b="0"/>
                        <wp:docPr id="157" name="Picture 5"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MAGNUM\Projects\Microsoft\Cloud Power FY12\Design\ICONS_PNG\Increase.png"/>
                                <pic:cNvPicPr>
                                  <a:picLocks noChangeAspect="1" noChangeArrowheads="1"/>
                                </pic:cNvPicPr>
                              </pic:nvPicPr>
                              <pic:blipFill>
                                <a:blip r:embed="rId21" cstate="print">
                                  <a:lum/>
                                </a:blip>
                                <a:srcRect/>
                                <a:stretch>
                                  <a:fillRect/>
                                </a:stretch>
                              </pic:blipFill>
                              <pic:spPr bwMode="auto">
                                <a:xfrm>
                                  <a:off x="0" y="0"/>
                                  <a:ext cx="685800" cy="685800"/>
                                </a:xfrm>
                                <a:prstGeom prst="rect">
                                  <a:avLst/>
                                </a:prstGeom>
                                <a:noFill/>
                              </pic:spPr>
                            </pic:pic>
                          </a:graphicData>
                        </a:graphic>
                      </wp:inline>
                    </w:drawing>
                  </w:r>
                </w:p>
                <w:p w14:paraId="5E6C3D9B" w14:textId="77777777" w:rsidR="00C72F5F" w:rsidRDefault="00C72F5F" w:rsidP="00271140"/>
                <w:p w14:paraId="79844C48" w14:textId="77777777" w:rsidR="00C72F5F" w:rsidRPr="00EF3509" w:rsidRDefault="00C72F5F" w:rsidP="00271140">
                  <w:pPr>
                    <w:rPr>
                      <w:noProof/>
                    </w:rPr>
                  </w:pPr>
                </w:p>
              </w:tc>
              <w:tc>
                <w:tcPr>
                  <w:tcW w:w="8179" w:type="dxa"/>
                </w:tcPr>
                <w:p w14:paraId="636F525A" w14:textId="77777777" w:rsidR="00C72F5F" w:rsidRDefault="00C72F5F" w:rsidP="00271140">
                  <w:r w:rsidRPr="00EE1F4E">
                    <w:rPr>
                      <w:b/>
                    </w:rPr>
                    <w:t>I</w:t>
                  </w:r>
                  <w:r>
                    <w:rPr>
                      <w:b/>
                    </w:rPr>
                    <w:t>NCREASE PRODUCTIVITY</w:t>
                  </w:r>
                </w:p>
                <w:p w14:paraId="40B72BA0" w14:textId="1D6A8DF1" w:rsidR="00C72F5F" w:rsidRDefault="00C72F5F" w:rsidP="00271140">
                  <w:r>
                    <w:t xml:space="preserve">Enabling </w:t>
                  </w:r>
                  <w:r w:rsidRPr="00C9578B">
                    <w:rPr>
                      <w:b/>
                    </w:rPr>
                    <w:t>single sign-on</w:t>
                  </w:r>
                  <w:r>
                    <w:t xml:space="preserve"> across enterprise applications </w:t>
                  </w:r>
                  <w:r w:rsidR="00D1416B">
                    <w:t>and</w:t>
                  </w:r>
                  <w:r>
                    <w:t xml:space="preserve"> Office 365 provides a superior log in experience for existing users, reducing or eliminating log on prompts. The user’s environment feels more cohesive and is less distracting without multiple prompts, or the need to manage multiple passwords. Access control can be managed and approved by the business group, saving IT management costs through self-service and dynamic membership, and improving the overall security of our identity system by ensuring the right people in the business manage access to this application.</w:t>
                  </w:r>
                </w:p>
                <w:p w14:paraId="4E11664D" w14:textId="77777777" w:rsidR="00C72F5F" w:rsidRDefault="00C72F5F" w:rsidP="00271140">
                  <w:pPr>
                    <w:rPr>
                      <w:b/>
                    </w:rPr>
                  </w:pPr>
                </w:p>
              </w:tc>
            </w:tr>
            <w:tr w:rsidR="00C72F5F" w14:paraId="46901843" w14:textId="77777777" w:rsidTr="00271140">
              <w:tc>
                <w:tcPr>
                  <w:tcW w:w="1356" w:type="dxa"/>
                </w:tcPr>
                <w:p w14:paraId="50354449" w14:textId="77777777" w:rsidR="00C72F5F" w:rsidRDefault="00C72F5F" w:rsidP="00271140">
                  <w:r w:rsidRPr="00EF3509">
                    <w:rPr>
                      <w:noProof/>
                    </w:rPr>
                    <w:drawing>
                      <wp:inline distT="0" distB="0" distL="0" distR="0" wp14:anchorId="33154CED" wp14:editId="5334F7EA">
                        <wp:extent cx="668675" cy="668675"/>
                        <wp:effectExtent l="0" t="0" r="0" b="0"/>
                        <wp:docPr id="137" name="Picture 3" descr="\\MAGNUM\Projects\Microsoft\Cloud Power FY12\Design\ICONS_PNG\Confidentiality.png">
                          <a:extLst xmlns:a="http://schemas.openxmlformats.org/drawingml/2006/main">
                            <a:ext uri="{FF2B5EF4-FFF2-40B4-BE49-F238E27FC236}">
                              <a16:creationId xmlns:a16="http://schemas.microsoft.com/office/drawing/2014/main" id="{BE8099A7-0BE5-4BBA-A932-6DD454A25F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MAGNUM\Projects\Microsoft\Cloud Power FY12\Design\ICONS_PNG\Confidentiality.png">
                                  <a:extLst>
                                    <a:ext uri="{FF2B5EF4-FFF2-40B4-BE49-F238E27FC236}">
                                      <a16:creationId xmlns:a16="http://schemas.microsoft.com/office/drawing/2014/main" id="{BE8099A7-0BE5-4BBA-A932-6DD454A25F54}"/>
                                    </a:ext>
                                  </a:extLst>
                                </pic:cNvPr>
                                <pic:cNvPicPr>
                                  <a:picLocks noChangeAspect="1" noChangeArrowheads="1"/>
                                </pic:cNvPicPr>
                              </pic:nvPicPr>
                              <pic:blipFill>
                                <a:blip r:embed="rId22" cstate="print"/>
                                <a:srcRect/>
                                <a:stretch>
                                  <a:fillRect/>
                                </a:stretch>
                              </pic:blipFill>
                              <pic:spPr bwMode="auto">
                                <a:xfrm>
                                  <a:off x="0" y="0"/>
                                  <a:ext cx="668675" cy="668675"/>
                                </a:xfrm>
                                <a:prstGeom prst="rect">
                                  <a:avLst/>
                                </a:prstGeom>
                                <a:noFill/>
                              </pic:spPr>
                            </pic:pic>
                          </a:graphicData>
                        </a:graphic>
                      </wp:inline>
                    </w:drawing>
                  </w:r>
                </w:p>
              </w:tc>
              <w:tc>
                <w:tcPr>
                  <w:tcW w:w="8179" w:type="dxa"/>
                </w:tcPr>
                <w:p w14:paraId="26898029" w14:textId="77777777" w:rsidR="00C72F5F" w:rsidRDefault="00C72F5F" w:rsidP="00271140">
                  <w:r>
                    <w:rPr>
                      <w:b/>
                    </w:rPr>
                    <w:t>MANAGE RISK</w:t>
                  </w:r>
                </w:p>
                <w:p w14:paraId="04065DFE" w14:textId="67E87952" w:rsidR="00C72F5F" w:rsidRDefault="007470E4" w:rsidP="00271140">
                  <w:r>
                    <w:t>Coupling Azure AD SSO with</w:t>
                  </w:r>
                  <w:r w:rsidR="00C72F5F">
                    <w:t xml:space="preserve"> </w:t>
                  </w:r>
                  <w:r w:rsidR="00C72F5F" w:rsidRPr="008C2C0C">
                    <w:rPr>
                      <w:b/>
                    </w:rPr>
                    <w:t>conditional access</w:t>
                  </w:r>
                  <w:r w:rsidR="00C72F5F">
                    <w:t xml:space="preserve"> policies can offer significantly improved security experiences. These include cloud-scale identity protection, risk-based access control capabilities, native multi-factor authentication support, and conditional access policies which allow for granular control policies based on applications, or on groups that need higher levels of security.</w:t>
                  </w:r>
                </w:p>
                <w:p w14:paraId="03509C7D" w14:textId="77777777" w:rsidR="00C72F5F" w:rsidRDefault="00C72F5F" w:rsidP="00271140"/>
              </w:tc>
            </w:tr>
            <w:tr w:rsidR="00C72F5F" w14:paraId="7C5695AD" w14:textId="77777777" w:rsidTr="00271140">
              <w:tc>
                <w:tcPr>
                  <w:tcW w:w="1356" w:type="dxa"/>
                </w:tcPr>
                <w:p w14:paraId="20FFACAB" w14:textId="77777777" w:rsidR="00C72F5F" w:rsidRDefault="00C72F5F" w:rsidP="00271140">
                  <w:r w:rsidRPr="00AB0014">
                    <w:rPr>
                      <w:noProof/>
                    </w:rPr>
                    <w:drawing>
                      <wp:inline distT="0" distB="0" distL="0" distR="0" wp14:anchorId="3217A15A" wp14:editId="4F95CF43">
                        <wp:extent cx="685800" cy="685800"/>
                        <wp:effectExtent l="0" t="0" r="0" b="0"/>
                        <wp:docPr id="164" name="Picture 3"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C:\Users\mitchellg\Desktop\Simple_Licensing.png"/>
                                <pic:cNvPicPr>
                                  <a:picLocks noChangeAspect="1" noChangeArrowheads="1"/>
                                </pic:cNvPicPr>
                              </pic:nvPicPr>
                              <pic:blipFill>
                                <a:blip r:embed="rId23" cstate="print"/>
                                <a:srcRect/>
                                <a:stretch>
                                  <a:fillRect/>
                                </a:stretch>
                              </pic:blipFill>
                              <pic:spPr bwMode="auto">
                                <a:xfrm>
                                  <a:off x="0" y="0"/>
                                  <a:ext cx="685800" cy="685800"/>
                                </a:xfrm>
                                <a:prstGeom prst="rect">
                                  <a:avLst/>
                                </a:prstGeom>
                                <a:noFill/>
                              </pic:spPr>
                            </pic:pic>
                          </a:graphicData>
                        </a:graphic>
                      </wp:inline>
                    </w:drawing>
                  </w:r>
                </w:p>
              </w:tc>
              <w:tc>
                <w:tcPr>
                  <w:tcW w:w="8179" w:type="dxa"/>
                </w:tcPr>
                <w:p w14:paraId="0B8FDCF0" w14:textId="77777777" w:rsidR="00C72F5F" w:rsidRDefault="00C72F5F" w:rsidP="00271140">
                  <w:pPr>
                    <w:rPr>
                      <w:b/>
                    </w:rPr>
                  </w:pPr>
                  <w:r>
                    <w:rPr>
                      <w:b/>
                    </w:rPr>
                    <w:t>ADDRESS COMPLIANCE AND GOVERNANCE</w:t>
                  </w:r>
                </w:p>
                <w:p w14:paraId="291B9B3C" w14:textId="77777777" w:rsidR="00C72F5F" w:rsidRPr="00DD223A" w:rsidRDefault="00C72F5F" w:rsidP="00271140">
                  <w:r w:rsidRPr="00DD223A">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enables importing this data into a Security Incident and Event Monitoring (SIEM) system of choice.</w:t>
                  </w:r>
                </w:p>
                <w:p w14:paraId="231F218B" w14:textId="77777777" w:rsidR="00C72F5F" w:rsidRDefault="00C72F5F" w:rsidP="00271140"/>
              </w:tc>
            </w:tr>
            <w:tr w:rsidR="00C72F5F" w14:paraId="31BA83DE" w14:textId="77777777" w:rsidTr="00271140">
              <w:tc>
                <w:tcPr>
                  <w:tcW w:w="1356" w:type="dxa"/>
                </w:tcPr>
                <w:p w14:paraId="20B9194B" w14:textId="77777777" w:rsidR="00C72F5F" w:rsidRDefault="00C72F5F" w:rsidP="00271140">
                  <w:r w:rsidRPr="00281AE8">
                    <w:rPr>
                      <w:noProof/>
                    </w:rPr>
                    <w:t xml:space="preserve"> </w:t>
                  </w:r>
                  <w:r w:rsidRPr="00281AE8">
                    <w:rPr>
                      <w:noProof/>
                    </w:rPr>
                    <w:drawing>
                      <wp:inline distT="0" distB="0" distL="0" distR="0" wp14:anchorId="413D27D0" wp14:editId="622D34AC">
                        <wp:extent cx="685800" cy="685800"/>
                        <wp:effectExtent l="0" t="0" r="0" b="0"/>
                        <wp:docPr id="165" name="Picture 7"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MAGNUM\Projects\Microsoft\Cloud Power FY12\Design\ICONS_PNG\Within_Your_Reach.png"/>
                                <pic:cNvPicPr>
                                  <a:picLocks noChangeAspect="1" noChangeArrowheads="1"/>
                                </pic:cNvPicPr>
                              </pic:nvPicPr>
                              <pic:blipFill>
                                <a:blip r:embed="rId24" cstate="print"/>
                                <a:stretch>
                                  <a:fillRect/>
                                </a:stretch>
                              </pic:blipFill>
                              <pic:spPr bwMode="auto">
                                <a:xfrm>
                                  <a:off x="0" y="0"/>
                                  <a:ext cx="685800" cy="685800"/>
                                </a:xfrm>
                                <a:prstGeom prst="rect">
                                  <a:avLst/>
                                </a:prstGeom>
                                <a:noFill/>
                              </pic:spPr>
                            </pic:pic>
                          </a:graphicData>
                        </a:graphic>
                      </wp:inline>
                    </w:drawing>
                  </w:r>
                </w:p>
              </w:tc>
              <w:tc>
                <w:tcPr>
                  <w:tcW w:w="8179" w:type="dxa"/>
                </w:tcPr>
                <w:p w14:paraId="780C0711" w14:textId="77777777" w:rsidR="00C72F5F" w:rsidRDefault="00C72F5F" w:rsidP="00271140">
                  <w:r>
                    <w:rPr>
                      <w:b/>
                    </w:rPr>
                    <w:t>MANAGE COST</w:t>
                  </w:r>
                </w:p>
                <w:p w14:paraId="0078198E" w14:textId="66595E84" w:rsidR="00C72F5F" w:rsidRDefault="00036588" w:rsidP="00271140">
                  <w:r>
                    <w:t>Replacing</w:t>
                  </w:r>
                  <w:r w:rsidR="00C72F5F">
                    <w:t xml:space="preserve"> current access management and provisioning process and migration to Azure Active Directory to manage self-service access to the application (as well as other SaaS applications in the future) will allow for significant cost reductions related to running, managing, and maintaining our current infrastructure. Additionally, eliminating application specific passwords eliminates costs related to password reset for that application, and lost productivity while retrieving passwords.</w:t>
                  </w:r>
                </w:p>
                <w:p w14:paraId="1A79122A" w14:textId="77777777" w:rsidR="00C72F5F" w:rsidRDefault="00C72F5F" w:rsidP="00271140"/>
              </w:tc>
            </w:tr>
          </w:tbl>
          <w:p w14:paraId="5B6199E0" w14:textId="77777777" w:rsidR="00C72F5F" w:rsidRDefault="00C72F5F" w:rsidP="00271140"/>
        </w:tc>
        <w:tc>
          <w:tcPr>
            <w:tcW w:w="8179" w:type="dxa"/>
          </w:tcPr>
          <w:p w14:paraId="4A590DBD" w14:textId="77777777" w:rsidR="00C72F5F" w:rsidRDefault="00C72F5F" w:rsidP="00271140"/>
        </w:tc>
      </w:tr>
    </w:tbl>
    <w:p w14:paraId="678B8C62" w14:textId="77777777" w:rsidR="00C72F5F" w:rsidRDefault="00C72F5F" w:rsidP="00C72F5F"/>
    <w:p w14:paraId="5B286833" w14:textId="0CDB5DFD" w:rsidR="00504799" w:rsidRDefault="00504799" w:rsidP="0082797E">
      <w:pPr>
        <w:rPr>
          <w:b/>
        </w:rPr>
      </w:pPr>
      <w:bookmarkStart w:id="8" w:name="_Purpose_of_Document"/>
      <w:bookmarkEnd w:id="5"/>
      <w:bookmarkEnd w:id="6"/>
      <w:bookmarkEnd w:id="7"/>
      <w:bookmarkEnd w:id="8"/>
    </w:p>
    <w:p w14:paraId="7E6D93F9" w14:textId="77777777" w:rsidR="005F27F9" w:rsidRDefault="005F27F9" w:rsidP="005F27F9">
      <w:pPr>
        <w:pStyle w:val="Heading1"/>
      </w:pPr>
      <w:bookmarkStart w:id="9" w:name="_Toc501456961"/>
      <w:bookmarkStart w:id="10" w:name="_Toc502750735"/>
      <w:bookmarkStart w:id="11" w:name="_Toc502754477"/>
      <w:bookmarkStart w:id="12" w:name="_Toc502924265"/>
      <w:bookmarkStart w:id="13" w:name="_Stakeholders_and_Sign-off"/>
      <w:bookmarkStart w:id="14" w:name="_Toc502750737"/>
      <w:bookmarkStart w:id="15" w:name="_Toc502754448"/>
      <w:bookmarkStart w:id="16" w:name="_Toc507509213"/>
      <w:bookmarkStart w:id="17" w:name="_Toc508188792"/>
      <w:bookmarkStart w:id="18" w:name="_Toc508610073"/>
      <w:bookmarkStart w:id="19" w:name="_Toc511030858"/>
      <w:bookmarkStart w:id="20" w:name="_Toc511030859"/>
      <w:bookmarkEnd w:id="13"/>
      <w:r>
        <w:lastRenderedPageBreak/>
        <w:t>Planning Your Implementation</w:t>
      </w:r>
      <w:bookmarkEnd w:id="20"/>
    </w:p>
    <w:p w14:paraId="1FC75E04" w14:textId="48E8408E" w:rsidR="00F23F53" w:rsidRDefault="00F23F53" w:rsidP="00F23F53">
      <w:pPr>
        <w:pStyle w:val="Heading2"/>
      </w:pPr>
      <w:r>
        <w:t>Stakeholders and Sign-off</w:t>
      </w:r>
      <w:bookmarkEnd w:id="14"/>
      <w:bookmarkEnd w:id="15"/>
      <w:bookmarkEnd w:id="16"/>
      <w:bookmarkEnd w:id="17"/>
      <w:bookmarkEnd w:id="18"/>
      <w:bookmarkEnd w:id="19"/>
    </w:p>
    <w:p w14:paraId="301910AA" w14:textId="398F4DC1" w:rsidR="00F23F53" w:rsidRDefault="008106B9" w:rsidP="00102817">
      <w:r>
        <w:t xml:space="preserve">The following section serves to identify all the stakeholders that are involved in the project and need to sign off, review, or stay informed. </w:t>
      </w:r>
      <w:r w:rsidR="007A5901">
        <w:t>Add stakeholders to the table below</w:t>
      </w:r>
      <w:r w:rsidR="00DC6F1B">
        <w:t xml:space="preserve"> as appropriate for your organization. </w:t>
      </w:r>
    </w:p>
    <w:p w14:paraId="4CA12997" w14:textId="77777777" w:rsidR="00F23F53" w:rsidRDefault="00F23F53" w:rsidP="00F23F53">
      <w:pPr>
        <w:pStyle w:val="ListParagraph"/>
        <w:numPr>
          <w:ilvl w:val="1"/>
          <w:numId w:val="1"/>
        </w:numPr>
      </w:pPr>
      <w:r>
        <w:t>SO = Sign-off on this project</w:t>
      </w:r>
    </w:p>
    <w:p w14:paraId="5DC56BE8" w14:textId="77777777" w:rsidR="00F23F53" w:rsidRDefault="00F23F53" w:rsidP="00F23F53">
      <w:pPr>
        <w:pStyle w:val="ListParagraph"/>
        <w:numPr>
          <w:ilvl w:val="1"/>
          <w:numId w:val="1"/>
        </w:numPr>
      </w:pPr>
      <w:r>
        <w:t>R = Review this project and provide input</w:t>
      </w:r>
    </w:p>
    <w:p w14:paraId="79C98C41" w14:textId="77777777" w:rsidR="00F72084" w:rsidRPr="00F72084" w:rsidRDefault="00F23F53" w:rsidP="00F72084">
      <w:pPr>
        <w:pStyle w:val="ListParagraph"/>
        <w:numPr>
          <w:ilvl w:val="1"/>
          <w:numId w:val="1"/>
        </w:numPr>
      </w:pPr>
      <w:r>
        <w:t>I = Informed of this project</w:t>
      </w:r>
    </w:p>
    <w:tbl>
      <w:tblPr>
        <w:tblStyle w:val="Deploymentguide"/>
        <w:tblW w:w="9348" w:type="dxa"/>
        <w:tblLook w:val="0420" w:firstRow="1" w:lastRow="0" w:firstColumn="0" w:lastColumn="0" w:noHBand="0" w:noVBand="1"/>
      </w:tblPr>
      <w:tblGrid>
        <w:gridCol w:w="3116"/>
        <w:gridCol w:w="4979"/>
        <w:gridCol w:w="1253"/>
      </w:tblGrid>
      <w:tr w:rsidR="00CE1582" w14:paraId="515FF646" w14:textId="77777777" w:rsidTr="001B51CE">
        <w:trPr>
          <w:cnfStyle w:val="100000000000" w:firstRow="1" w:lastRow="0" w:firstColumn="0" w:lastColumn="0" w:oddVBand="0" w:evenVBand="0" w:oddHBand="0" w:evenHBand="0" w:firstRowFirstColumn="0" w:firstRowLastColumn="0" w:lastRowFirstColumn="0" w:lastRowLastColumn="0"/>
          <w:trHeight w:val="557"/>
        </w:trPr>
        <w:tc>
          <w:tcPr>
            <w:tcW w:w="3116" w:type="dxa"/>
            <w:vAlign w:val="center"/>
          </w:tcPr>
          <w:p w14:paraId="189A7803" w14:textId="0E4C8AB8" w:rsidR="00CE1582" w:rsidRDefault="00CE1582" w:rsidP="00CE1582">
            <w:r w:rsidRPr="0004578D">
              <w:t>Name</w:t>
            </w:r>
          </w:p>
        </w:tc>
        <w:tc>
          <w:tcPr>
            <w:tcW w:w="4979" w:type="dxa"/>
            <w:vAlign w:val="center"/>
          </w:tcPr>
          <w:p w14:paraId="78FACBAD" w14:textId="47EC66EC" w:rsidR="00CE1582" w:rsidRDefault="00514FA0" w:rsidP="00CE1582">
            <w:r>
              <w:t>Role</w:t>
            </w:r>
          </w:p>
        </w:tc>
        <w:tc>
          <w:tcPr>
            <w:tcW w:w="1253" w:type="dxa"/>
            <w:vAlign w:val="center"/>
          </w:tcPr>
          <w:p w14:paraId="48649BB7" w14:textId="248EE9AC" w:rsidR="00CE1582" w:rsidRDefault="00CE1582" w:rsidP="00CE1582">
            <w:r w:rsidRPr="0004578D">
              <w:t>Action</w:t>
            </w:r>
          </w:p>
        </w:tc>
      </w:tr>
      <w:tr w:rsidR="00CE1582" w14:paraId="502B816E" w14:textId="77777777" w:rsidTr="001B51CE">
        <w:tc>
          <w:tcPr>
            <w:tcW w:w="3116" w:type="dxa"/>
          </w:tcPr>
          <w:p w14:paraId="5A32EA12" w14:textId="19A72482" w:rsidR="00CE1582" w:rsidRDefault="00CE1582" w:rsidP="00CE1582">
            <w:r>
              <w:rPr>
                <w:lang w:val="en-GB"/>
              </w:rPr>
              <w:t>Enter name and email</w:t>
            </w:r>
          </w:p>
        </w:tc>
        <w:tc>
          <w:tcPr>
            <w:tcW w:w="4979" w:type="dxa"/>
          </w:tcPr>
          <w:p w14:paraId="5FAB698D" w14:textId="77777777" w:rsidR="00CE1582" w:rsidRPr="00102817" w:rsidRDefault="00CE1582" w:rsidP="00CE1582">
            <w:pPr>
              <w:rPr>
                <w:b/>
                <w:lang w:val="en-GB"/>
              </w:rPr>
            </w:pPr>
            <w:r w:rsidRPr="00102817">
              <w:rPr>
                <w:b/>
                <w:lang w:val="en-GB"/>
              </w:rPr>
              <w:t>IT Support Manager</w:t>
            </w:r>
          </w:p>
          <w:p w14:paraId="6E4AA6F4" w14:textId="4DFD20F6" w:rsidR="00CE1582" w:rsidRDefault="00CE1582" w:rsidP="00CE1582">
            <w:r w:rsidRPr="0004578D">
              <w:rPr>
                <w:i/>
                <w:iCs/>
                <w:lang w:val="en-GB"/>
              </w:rPr>
              <w:t>A representative from the IT support organization who can provide input on the supportability of this change from a helpdesk perspective.</w:t>
            </w:r>
          </w:p>
        </w:tc>
        <w:tc>
          <w:tcPr>
            <w:tcW w:w="1253" w:type="dxa"/>
          </w:tcPr>
          <w:p w14:paraId="40F3C67E" w14:textId="597B8020" w:rsidR="00CE1582" w:rsidRDefault="00CE1582" w:rsidP="00CE1582">
            <w:r>
              <w:rPr>
                <w:lang w:val="en-GB"/>
              </w:rPr>
              <w:t>SO</w:t>
            </w:r>
          </w:p>
        </w:tc>
      </w:tr>
      <w:tr w:rsidR="00CE1582" w14:paraId="7435DCCF" w14:textId="77777777" w:rsidTr="001B51CE">
        <w:tc>
          <w:tcPr>
            <w:tcW w:w="3116" w:type="dxa"/>
          </w:tcPr>
          <w:p w14:paraId="697D5A85" w14:textId="2377D0D7" w:rsidR="00CE1582" w:rsidRDefault="00CE1582" w:rsidP="00CE1582">
            <w:r>
              <w:rPr>
                <w:lang w:val="en-GB"/>
              </w:rPr>
              <w:t>Enter name and email</w:t>
            </w:r>
          </w:p>
        </w:tc>
        <w:tc>
          <w:tcPr>
            <w:tcW w:w="4979" w:type="dxa"/>
          </w:tcPr>
          <w:p w14:paraId="7D6C1B30" w14:textId="77777777" w:rsidR="00CE1582" w:rsidRPr="00102817" w:rsidRDefault="00CE1582" w:rsidP="00CE1582">
            <w:pPr>
              <w:rPr>
                <w:b/>
                <w:lang w:val="en-GB"/>
              </w:rPr>
            </w:pPr>
            <w:r w:rsidRPr="00102817">
              <w:rPr>
                <w:b/>
                <w:lang w:val="en-GB"/>
              </w:rPr>
              <w:t>Identity Architect or Azure Global Administrator</w:t>
            </w:r>
          </w:p>
          <w:p w14:paraId="0906A11F" w14:textId="375BFF24" w:rsidR="00CE1582" w:rsidRDefault="00CE1582" w:rsidP="00CE1582">
            <w:r w:rsidRPr="0004578D">
              <w:rPr>
                <w:i/>
                <w:iCs/>
                <w:lang w:val="en-GB"/>
              </w:rPr>
              <w:t>A representative from the identity management team in charge of defining how this change is ali</w:t>
            </w:r>
            <w:r w:rsidRPr="005616A7">
              <w:rPr>
                <w:i/>
                <w:iCs/>
                <w:lang w:val="en-GB"/>
              </w:rPr>
              <w:t>gned with the core identity management infrastructure in the customer’s organization.</w:t>
            </w:r>
          </w:p>
        </w:tc>
        <w:tc>
          <w:tcPr>
            <w:tcW w:w="1253" w:type="dxa"/>
          </w:tcPr>
          <w:p w14:paraId="5E5FDEF4" w14:textId="4A68BBB2" w:rsidR="00CE1582" w:rsidRDefault="00CE1582" w:rsidP="00CE1582">
            <w:r>
              <w:rPr>
                <w:lang w:val="en-GB"/>
              </w:rPr>
              <w:t>SO</w:t>
            </w:r>
          </w:p>
        </w:tc>
      </w:tr>
      <w:tr w:rsidR="00CE1582" w14:paraId="61AE42A8" w14:textId="77777777" w:rsidTr="001B51CE">
        <w:tc>
          <w:tcPr>
            <w:tcW w:w="3116" w:type="dxa"/>
          </w:tcPr>
          <w:p w14:paraId="38F85363" w14:textId="2AA53A2D" w:rsidR="00CE1582" w:rsidRDefault="00CE1582" w:rsidP="00CE1582">
            <w:r>
              <w:rPr>
                <w:lang w:val="en-GB"/>
              </w:rPr>
              <w:t>Enter name and email</w:t>
            </w:r>
            <w:r w:rsidRPr="0048181C">
              <w:rPr>
                <w:lang w:val="en-GB"/>
              </w:rPr>
              <w:t xml:space="preserve"> </w:t>
            </w:r>
          </w:p>
        </w:tc>
        <w:tc>
          <w:tcPr>
            <w:tcW w:w="4979" w:type="dxa"/>
          </w:tcPr>
          <w:p w14:paraId="1BEE4D6A" w14:textId="0E4558E2" w:rsidR="00F11884" w:rsidRPr="00102817" w:rsidRDefault="00F11884" w:rsidP="00F11884">
            <w:pPr>
              <w:rPr>
                <w:b/>
                <w:lang w:val="en-GB"/>
              </w:rPr>
            </w:pPr>
            <w:r w:rsidRPr="00B42CD3">
              <w:rPr>
                <w:b/>
                <w:lang w:val="en-GB"/>
              </w:rPr>
              <w:t>App</w:t>
            </w:r>
            <w:r w:rsidR="00EB5F8F" w:rsidRPr="00B42CD3">
              <w:rPr>
                <w:b/>
                <w:lang w:val="en-GB"/>
              </w:rPr>
              <w:t>lication</w:t>
            </w:r>
            <w:r w:rsidRPr="00B42CD3">
              <w:rPr>
                <w:b/>
                <w:lang w:val="en-GB"/>
              </w:rPr>
              <w:t xml:space="preserve"> Business Owner</w:t>
            </w:r>
          </w:p>
          <w:p w14:paraId="29A3C679" w14:textId="201C9A13" w:rsidR="00CE1582" w:rsidRDefault="00CE1582" w:rsidP="00CE1582">
            <w:r w:rsidRPr="00B42CD3">
              <w:rPr>
                <w:i/>
                <w:iCs/>
                <w:lang w:val="en-GB"/>
              </w:rPr>
              <w:t>A representative</w:t>
            </w:r>
            <w:r w:rsidRPr="0004578D">
              <w:rPr>
                <w:i/>
                <w:iCs/>
                <w:lang w:val="en-GB"/>
              </w:rPr>
              <w:t xml:space="preserve"> colleague who can provide input on the user experience and usefulness of this change from an end-user’s perspective and owns the overall business aspect of the application, which may include managing access.</w:t>
            </w:r>
          </w:p>
        </w:tc>
        <w:tc>
          <w:tcPr>
            <w:tcW w:w="1253" w:type="dxa"/>
          </w:tcPr>
          <w:p w14:paraId="0B01CAB4" w14:textId="7C8A148C" w:rsidR="00CE1582" w:rsidRDefault="00CE1582" w:rsidP="00CE1582">
            <w:r w:rsidRPr="0048181C">
              <w:rPr>
                <w:lang w:val="en-GB"/>
              </w:rPr>
              <w:t>SO/I</w:t>
            </w:r>
          </w:p>
        </w:tc>
      </w:tr>
      <w:tr w:rsidR="00CE1582" w14:paraId="113462FB" w14:textId="77777777" w:rsidTr="001B51CE">
        <w:tc>
          <w:tcPr>
            <w:tcW w:w="3116" w:type="dxa"/>
          </w:tcPr>
          <w:p w14:paraId="62B8201C" w14:textId="2C74003C" w:rsidR="00CE1582" w:rsidRDefault="00102817" w:rsidP="00CE1582">
            <w:r>
              <w:rPr>
                <w:lang w:val="en-GB"/>
              </w:rPr>
              <w:t>Enter name and email</w:t>
            </w:r>
          </w:p>
        </w:tc>
        <w:tc>
          <w:tcPr>
            <w:tcW w:w="4979" w:type="dxa"/>
          </w:tcPr>
          <w:p w14:paraId="3517FDD3" w14:textId="77777777" w:rsidR="00CE1582" w:rsidRPr="008106B9" w:rsidRDefault="00F11884" w:rsidP="00CE1582">
            <w:pPr>
              <w:rPr>
                <w:b/>
                <w:lang w:val="en-GB"/>
              </w:rPr>
            </w:pPr>
            <w:r w:rsidRPr="008106B9">
              <w:rPr>
                <w:b/>
                <w:lang w:val="en-GB"/>
              </w:rPr>
              <w:t>Security</w:t>
            </w:r>
            <w:r w:rsidR="00B42CD3" w:rsidRPr="008106B9">
              <w:rPr>
                <w:b/>
                <w:lang w:val="en-GB"/>
              </w:rPr>
              <w:t xml:space="preserve"> Owner</w:t>
            </w:r>
          </w:p>
          <w:p w14:paraId="4CB4C0B1" w14:textId="623E9998" w:rsidR="00B42CD3" w:rsidRDefault="00B42CD3" w:rsidP="00CE1582">
            <w:r w:rsidRPr="008106B9">
              <w:rPr>
                <w:i/>
                <w:iCs/>
                <w:lang w:val="en-GB"/>
              </w:rPr>
              <w:t xml:space="preserve">A representative from the security team that can sign off that the </w:t>
            </w:r>
            <w:r w:rsidR="008106B9" w:rsidRPr="008106B9">
              <w:rPr>
                <w:i/>
                <w:iCs/>
                <w:lang w:val="en-GB"/>
              </w:rPr>
              <w:t>plan will meet the security requirements of your organization.</w:t>
            </w:r>
          </w:p>
        </w:tc>
        <w:tc>
          <w:tcPr>
            <w:tcW w:w="1253" w:type="dxa"/>
          </w:tcPr>
          <w:p w14:paraId="4D511D11" w14:textId="278AF01F" w:rsidR="00CE1582" w:rsidRDefault="008106B9" w:rsidP="00CE1582">
            <w:r>
              <w:rPr>
                <w:lang w:val="en-GB"/>
              </w:rPr>
              <w:t>SO</w:t>
            </w:r>
          </w:p>
        </w:tc>
      </w:tr>
    </w:tbl>
    <w:p w14:paraId="074F332C" w14:textId="77777777" w:rsidR="00E44BE2" w:rsidRDefault="00E44BE2" w:rsidP="00E44BE2"/>
    <w:p w14:paraId="6DB39766" w14:textId="77777777" w:rsidR="00F23F53" w:rsidRDefault="00F23F53" w:rsidP="00F23F53">
      <w:pPr>
        <w:pStyle w:val="Heading2"/>
      </w:pPr>
    </w:p>
    <w:p w14:paraId="70A796EE" w14:textId="77777777" w:rsidR="003E35D9" w:rsidRDefault="003E35D9" w:rsidP="002279F6">
      <w:pPr>
        <w:pStyle w:val="Heading1"/>
      </w:pPr>
      <w:bookmarkStart w:id="21" w:name="_Toc508188793"/>
      <w:bookmarkStart w:id="22" w:name="_Toc508610074"/>
      <w:r>
        <w:br w:type="page"/>
      </w:r>
    </w:p>
    <w:p w14:paraId="4383EB7F" w14:textId="35949259" w:rsidR="00323B94" w:rsidRDefault="00323B94" w:rsidP="003A58A1">
      <w:pPr>
        <w:pStyle w:val="Heading2"/>
      </w:pPr>
      <w:bookmarkStart w:id="23" w:name="_Toc508188794"/>
      <w:bookmarkStart w:id="24" w:name="_Toc508610075"/>
      <w:bookmarkStart w:id="25" w:name="_Toc511030860"/>
      <w:bookmarkEnd w:id="21"/>
      <w:bookmarkEnd w:id="22"/>
      <w:r>
        <w:lastRenderedPageBreak/>
        <w:t>General Planning</w:t>
      </w:r>
      <w:bookmarkEnd w:id="23"/>
      <w:bookmarkEnd w:id="24"/>
      <w:bookmarkEnd w:id="25"/>
    </w:p>
    <w:p w14:paraId="4BB84D39" w14:textId="2AD049ED" w:rsidR="006A2C15" w:rsidRDefault="00206FA5" w:rsidP="006A2C15">
      <w:pPr>
        <w:pStyle w:val="Heading3"/>
      </w:pPr>
      <w:bookmarkStart w:id="26" w:name="_Timelines"/>
      <w:bookmarkStart w:id="27" w:name="_Toc508610076"/>
      <w:bookmarkStart w:id="28" w:name="_Toc511030861"/>
      <w:bookmarkEnd w:id="26"/>
      <w:r>
        <w:t xml:space="preserve">Tracking </w:t>
      </w:r>
      <w:r w:rsidR="006A2C15">
        <w:t>Timelines</w:t>
      </w:r>
      <w:bookmarkEnd w:id="27"/>
      <w:bookmarkEnd w:id="28"/>
    </w:p>
    <w:p w14:paraId="58F331ED" w14:textId="77777777" w:rsidR="009943AD" w:rsidRDefault="00BF215F" w:rsidP="006A2C15">
      <w:r>
        <w:t xml:space="preserve">Tracking your plan is an important aspect of project success. </w:t>
      </w:r>
    </w:p>
    <w:p w14:paraId="787766AF" w14:textId="184965D2" w:rsidR="006A2C15" w:rsidRDefault="00206FA5" w:rsidP="006A2C15">
      <w:r>
        <w:t>You</w:t>
      </w:r>
      <w:r w:rsidR="006A2C15">
        <w:t xml:space="preserve"> </w:t>
      </w:r>
      <w:r w:rsidR="00691A92">
        <w:t>may use the embedded</w:t>
      </w:r>
      <w:r w:rsidR="006A2C15">
        <w:t xml:space="preserve"> </w:t>
      </w:r>
      <w:r w:rsidR="00A47DF0">
        <w:t>Deployment Plan Tracker</w:t>
      </w:r>
      <w:r w:rsidR="006A2C15">
        <w:t xml:space="preserve"> </w:t>
      </w:r>
      <w:r>
        <w:t xml:space="preserve">spreadsheet below </w:t>
      </w:r>
      <w:r w:rsidR="00A47DF0">
        <w:t xml:space="preserve">to </w:t>
      </w:r>
      <w:r w:rsidR="001E1934">
        <w:t>monitor</w:t>
      </w:r>
      <w:r w:rsidR="00C966A3">
        <w:t xml:space="preserve"> and schedule your</w:t>
      </w:r>
      <w:r w:rsidR="00EC5F58">
        <w:t xml:space="preserve"> </w:t>
      </w:r>
      <w:r w:rsidR="00584552">
        <w:t>committed</w:t>
      </w:r>
      <w:r w:rsidR="00EC5F58">
        <w:t xml:space="preserve"> timelines </w:t>
      </w:r>
      <w:r w:rsidR="001E1934">
        <w:t>for this project</w:t>
      </w:r>
      <w:r w:rsidR="007B1655">
        <w:t xml:space="preserve">. Begin tracking additional items as you progress through </w:t>
      </w:r>
      <w:r w:rsidR="00585961">
        <w:t>the deployment plan that may require an action or prerequisite</w:t>
      </w:r>
      <w:r w:rsidR="00584552">
        <w:t>:</w:t>
      </w:r>
    </w:p>
    <w:p w14:paraId="38BA1BF5" w14:textId="5C342022" w:rsidR="009F0416" w:rsidRPr="009F0416" w:rsidRDefault="00547178" w:rsidP="009F0416">
      <w:bookmarkStart w:id="29" w:name="_1581851561"/>
      <w:bookmarkEnd w:id="29"/>
      <w:r>
        <w:rPr>
          <w:noProof/>
        </w:rPr>
        <w:drawing>
          <wp:inline distT="0" distB="0" distL="0" distR="0" wp14:anchorId="3CFDE0AB" wp14:editId="33D3DD8B">
            <wp:extent cx="5260769" cy="161645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0347" cy="1628611"/>
                    </a:xfrm>
                    <a:prstGeom prst="rect">
                      <a:avLst/>
                    </a:prstGeom>
                  </pic:spPr>
                </pic:pic>
              </a:graphicData>
            </a:graphic>
          </wp:inline>
        </w:drawing>
      </w:r>
      <w:bookmarkStart w:id="30" w:name="_MON_1582731471"/>
      <w:bookmarkEnd w:id="30"/>
      <w:r w:rsidR="00E71197">
        <w:object w:dxaOrig="1487" w:dyaOrig="992" w14:anchorId="5747CE4A">
          <v:shape id="_x0000_i1025" type="#_x0000_t75" style="width:74.5pt;height:49.5pt" o:ole="">
            <v:imagedata r:id="rId26" o:title=""/>
          </v:shape>
          <o:OLEObject Type="Embed" ProgID="Excel.Sheet.12" ShapeID="_x0000_i1025" DrawAspect="Icon" ObjectID="_1587212724" r:id="rId27"/>
        </w:object>
      </w:r>
    </w:p>
    <w:p w14:paraId="27053A25" w14:textId="77777777" w:rsidR="00206FA5" w:rsidRDefault="00206FA5" w:rsidP="00515B87">
      <w:pPr>
        <w:pStyle w:val="Heading3"/>
      </w:pPr>
      <w:bookmarkStart w:id="31" w:name="_Toc508188796"/>
    </w:p>
    <w:p w14:paraId="62104E9F" w14:textId="52D3EBAD" w:rsidR="00323B94" w:rsidRDefault="00323B94" w:rsidP="00515B87">
      <w:pPr>
        <w:pStyle w:val="Heading3"/>
      </w:pPr>
      <w:bookmarkStart w:id="32" w:name="_Toc508610077"/>
      <w:bookmarkStart w:id="33" w:name="_Toc511030862"/>
      <w:r>
        <w:t>In Scope</w:t>
      </w:r>
      <w:bookmarkEnd w:id="31"/>
      <w:bookmarkEnd w:id="32"/>
      <w:bookmarkEnd w:id="33"/>
    </w:p>
    <w:p w14:paraId="26A51BF4" w14:textId="6BBA4235" w:rsidR="00323B94" w:rsidRDefault="00C15820" w:rsidP="00323B94">
      <w:r w:rsidRPr="002B32ED">
        <w:rPr>
          <w:noProof/>
        </w:rPr>
        <mc:AlternateContent>
          <mc:Choice Requires="wps">
            <w:drawing>
              <wp:anchor distT="0" distB="0" distL="114300" distR="114300" simplePos="0" relativeHeight="251658245" behindDoc="0" locked="0" layoutInCell="1" allowOverlap="1" wp14:anchorId="37654703" wp14:editId="063B5D0D">
                <wp:simplePos x="0" y="0"/>
                <wp:positionH relativeFrom="column">
                  <wp:posOffset>201881</wp:posOffset>
                </wp:positionH>
                <wp:positionV relativeFrom="paragraph">
                  <wp:posOffset>283350</wp:posOffset>
                </wp:positionV>
                <wp:extent cx="1815465" cy="308759"/>
                <wp:effectExtent l="0" t="0" r="0" b="0"/>
                <wp:wrapNone/>
                <wp:docPr id="9" name="Rectangle 9"/>
                <wp:cNvGraphicFramePr/>
                <a:graphic xmlns:a="http://schemas.openxmlformats.org/drawingml/2006/main">
                  <a:graphicData uri="http://schemas.microsoft.com/office/word/2010/wordprocessingShape">
                    <wps:wsp>
                      <wps:cNvSpPr/>
                      <wps:spPr>
                        <a:xfrm>
                          <a:off x="0" y="0"/>
                          <a:ext cx="1815465" cy="30875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202C0" w14:textId="7A13DCAF" w:rsidR="00FD28F9" w:rsidRPr="00DF22FF" w:rsidRDefault="00876BEE" w:rsidP="00876BEE">
                            <w:pPr>
                              <w:spacing w:after="0"/>
                              <w:rPr>
                                <w:b/>
                              </w:rPr>
                            </w:pPr>
                            <w:r>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 xml:space="preserve">ingle </w:t>
                            </w:r>
                            <w:r w:rsidR="00C15820">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ign</w:t>
                            </w:r>
                            <w:r w:rsidR="00C15820">
                              <w:rPr>
                                <w:rFonts w:ascii="Segoe UI" w:eastAsia="Segoe UI" w:hAnsi="Segoe UI" w:cs="Segoe UI"/>
                                <w:b/>
                                <w:color w:val="0D0D0D" w:themeColor="text1" w:themeTint="F2"/>
                                <w:kern w:val="24"/>
                                <w:sz w:val="20"/>
                                <w:szCs w:val="20"/>
                              </w:rPr>
                              <w:t>-</w:t>
                            </w:r>
                            <w:r w:rsidR="00FD28F9" w:rsidRPr="00DF22FF">
                              <w:rPr>
                                <w:rFonts w:ascii="Segoe UI" w:eastAsia="Segoe UI" w:hAnsi="Segoe UI" w:cs="Segoe UI"/>
                                <w:b/>
                                <w:color w:val="0D0D0D" w:themeColor="text1" w:themeTint="F2"/>
                                <w:kern w:val="24"/>
                                <w:sz w:val="20"/>
                                <w:szCs w:val="20"/>
                              </w:rPr>
                              <w:t>on</w:t>
                            </w:r>
                          </w:p>
                        </w:txbxContent>
                      </wps:txbx>
                      <wps:bodyPr rtlCol="0" anchor="ctr">
                        <a:noAutofit/>
                      </wps:bodyPr>
                    </wps:wsp>
                  </a:graphicData>
                </a:graphic>
                <wp14:sizeRelV relativeFrom="margin">
                  <wp14:pctHeight>0</wp14:pctHeight>
                </wp14:sizeRelV>
              </wp:anchor>
            </w:drawing>
          </mc:Choice>
          <mc:Fallback>
            <w:pict>
              <v:rect w14:anchorId="37654703" id="Rectangle 9" o:spid="_x0000_s1040" style="position:absolute;margin-left:15.9pt;margin-top:22.3pt;width:142.95pt;height:24.3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" filled="f" stroked="f" strokeweight="1pt">
                <v:textbox>
                  <w:txbxContent>
                    <w:p w14:paraId="61F202C0" w14:textId="7A13DCAF" w:rsidR="00FD28F9" w:rsidRPr="00DF22FF" w:rsidRDefault="00876BEE" w:rsidP="00876BEE">
                      <w:pPr>
                        <w:spacing w:after="0"/>
                        <w:rPr>
                          <w:b/>
                        </w:rPr>
                      </w:pPr>
                      <w:r>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 xml:space="preserve">ingle </w:t>
                      </w:r>
                      <w:r w:rsidR="00C15820">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ign</w:t>
                      </w:r>
                      <w:r w:rsidR="00C15820">
                        <w:rPr>
                          <w:rFonts w:ascii="Segoe UI" w:eastAsia="Segoe UI" w:hAnsi="Segoe UI" w:cs="Segoe UI"/>
                          <w:b/>
                          <w:color w:val="0D0D0D" w:themeColor="text1" w:themeTint="F2"/>
                          <w:kern w:val="24"/>
                          <w:sz w:val="20"/>
                          <w:szCs w:val="20"/>
                        </w:rPr>
                        <w:t>-</w:t>
                      </w:r>
                      <w:r w:rsidR="00FD28F9" w:rsidRPr="00DF22FF">
                        <w:rPr>
                          <w:rFonts w:ascii="Segoe UI" w:eastAsia="Segoe UI" w:hAnsi="Segoe UI" w:cs="Segoe UI"/>
                          <w:b/>
                          <w:color w:val="0D0D0D" w:themeColor="text1" w:themeTint="F2"/>
                          <w:kern w:val="24"/>
                          <w:sz w:val="20"/>
                          <w:szCs w:val="20"/>
                        </w:rPr>
                        <w:t>on</w:t>
                      </w:r>
                    </w:p>
                  </w:txbxContent>
                </v:textbox>
              </v:rect>
            </w:pict>
          </mc:Fallback>
        </mc:AlternateContent>
      </w:r>
      <w:r w:rsidR="00323B94">
        <w:t>The following is in scope for this project:</w:t>
      </w:r>
    </w:p>
    <w:p w14:paraId="6CB6C61C" w14:textId="625ED911" w:rsidR="00D859CD" w:rsidRDefault="002B32ED" w:rsidP="00323B94">
      <w:r w:rsidRPr="002B32ED">
        <w:rPr>
          <w:noProof/>
        </w:rPr>
        <w:drawing>
          <wp:anchor distT="0" distB="0" distL="114300" distR="114300" simplePos="0" relativeHeight="251658246" behindDoc="0" locked="0" layoutInCell="1" allowOverlap="1" wp14:anchorId="22B3345D" wp14:editId="4FEC9173">
            <wp:simplePos x="0" y="0"/>
            <wp:positionH relativeFrom="column">
              <wp:posOffset>0</wp:posOffset>
            </wp:positionH>
            <wp:positionV relativeFrom="paragraph">
              <wp:posOffset>41910</wp:posOffset>
            </wp:positionV>
            <wp:extent cx="184752" cy="18793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184752" cy="187939"/>
                    </a:xfrm>
                    <a:prstGeom prst="rect">
                      <a:avLst/>
                    </a:prstGeom>
                  </pic:spPr>
                </pic:pic>
              </a:graphicData>
            </a:graphic>
          </wp:anchor>
        </w:drawing>
      </w:r>
    </w:p>
    <w:p w14:paraId="7051A725" w14:textId="77777777" w:rsidR="00C15820" w:rsidRDefault="00C15820" w:rsidP="00C15820">
      <w:pPr>
        <w:pStyle w:val="ListParagraph"/>
      </w:pPr>
    </w:p>
    <w:p w14:paraId="272E3297" w14:textId="67061B49" w:rsidR="00323B94" w:rsidRDefault="00323B94" w:rsidP="00DF22FF">
      <w:pPr>
        <w:pStyle w:val="ListParagraph"/>
        <w:numPr>
          <w:ilvl w:val="0"/>
          <w:numId w:val="1"/>
        </w:numPr>
        <w:ind w:left="720"/>
      </w:pPr>
      <w:r>
        <w:t>Enabling single sign-on to the application using Microsoft Azure Active Directory federation technologies.</w:t>
      </w:r>
    </w:p>
    <w:p w14:paraId="714A3757" w14:textId="77777777" w:rsidR="00EB648D" w:rsidRDefault="00323B94" w:rsidP="00DF22FF">
      <w:pPr>
        <w:pStyle w:val="ListParagraph"/>
        <w:numPr>
          <w:ilvl w:val="0"/>
          <w:numId w:val="1"/>
        </w:numPr>
        <w:ind w:left="720"/>
      </w:pPr>
      <w:r>
        <w:t>Extension of on-premises AD to include new attributes which will be provisioned to the Azure AD or application environments.</w:t>
      </w:r>
    </w:p>
    <w:p w14:paraId="0C18946A" w14:textId="77777777" w:rsidR="002B32ED" w:rsidRDefault="002B32ED" w:rsidP="00DF22FF">
      <w:pPr>
        <w:pStyle w:val="ListParagraph"/>
        <w:numPr>
          <w:ilvl w:val="0"/>
          <w:numId w:val="1"/>
        </w:numPr>
        <w:ind w:left="720"/>
      </w:pPr>
      <w:r>
        <w:t>Enabling the support organization to support and manage this new change, ensuring the right helpdesk processes are in place to ensure on-going end-user success.</w:t>
      </w:r>
    </w:p>
    <w:p w14:paraId="27763803" w14:textId="77777777" w:rsidR="00323B94" w:rsidRPr="00C21FCF" w:rsidRDefault="00323B94" w:rsidP="00157E3E">
      <w:pPr>
        <w:pStyle w:val="ListParagraph"/>
        <w:numPr>
          <w:ilvl w:val="0"/>
          <w:numId w:val="2"/>
        </w:numPr>
        <w:spacing w:after="0" w:line="276" w:lineRule="auto"/>
        <w:ind w:left="720"/>
      </w:pPr>
      <w:r>
        <w:t>Documenting and testing a recovery plan</w:t>
      </w:r>
      <w:r w:rsidRPr="00C21FCF">
        <w:t>.</w:t>
      </w:r>
    </w:p>
    <w:p w14:paraId="7D4F8D2C" w14:textId="77777777" w:rsidR="00323B94" w:rsidRPr="00C21FCF" w:rsidRDefault="00323B94" w:rsidP="00157E3E">
      <w:pPr>
        <w:pStyle w:val="ListParagraph"/>
        <w:numPr>
          <w:ilvl w:val="0"/>
          <w:numId w:val="2"/>
        </w:numPr>
        <w:spacing w:after="0" w:line="276" w:lineRule="auto"/>
        <w:ind w:left="720"/>
      </w:pPr>
      <w:r>
        <w:t>Approving a b</w:t>
      </w:r>
      <w:r w:rsidRPr="00C21FCF">
        <w:t>usin</w:t>
      </w:r>
      <w:r>
        <w:t>ess continuity plan.</w:t>
      </w:r>
    </w:p>
    <w:p w14:paraId="2C81A27A" w14:textId="77777777" w:rsidR="00323B94" w:rsidRDefault="00323B94" w:rsidP="00157E3E">
      <w:pPr>
        <w:pStyle w:val="ListParagraph"/>
        <w:numPr>
          <w:ilvl w:val="0"/>
          <w:numId w:val="2"/>
        </w:numPr>
        <w:spacing w:after="0" w:line="276" w:lineRule="auto"/>
        <w:ind w:left="720"/>
      </w:pPr>
      <w:r>
        <w:t>Designing operational support for the production service.</w:t>
      </w:r>
    </w:p>
    <w:p w14:paraId="0442F3EC" w14:textId="77777777" w:rsidR="00323B94" w:rsidRDefault="00323B94" w:rsidP="00157E3E">
      <w:pPr>
        <w:pStyle w:val="ListParagraph"/>
        <w:numPr>
          <w:ilvl w:val="0"/>
          <w:numId w:val="2"/>
        </w:numPr>
        <w:spacing w:after="0" w:line="276" w:lineRule="auto"/>
        <w:ind w:left="720"/>
      </w:pPr>
      <w:r>
        <w:t>The following environments are in scope for this design:</w:t>
      </w:r>
    </w:p>
    <w:p w14:paraId="179450CC" w14:textId="77777777" w:rsidR="00323B94" w:rsidRDefault="00323B94" w:rsidP="00157E3E">
      <w:pPr>
        <w:pStyle w:val="ListParagraph"/>
        <w:numPr>
          <w:ilvl w:val="1"/>
          <w:numId w:val="2"/>
        </w:numPr>
        <w:spacing w:after="0" w:line="276" w:lineRule="auto"/>
        <w:ind w:left="1440"/>
      </w:pPr>
      <w:r>
        <w:t>Production</w:t>
      </w:r>
    </w:p>
    <w:p w14:paraId="2FEC4E18" w14:textId="77777777" w:rsidR="00323B94" w:rsidRDefault="00323B94" w:rsidP="00157E3E">
      <w:pPr>
        <w:pStyle w:val="ListParagraph"/>
        <w:numPr>
          <w:ilvl w:val="1"/>
          <w:numId w:val="2"/>
        </w:numPr>
        <w:spacing w:after="0" w:line="276" w:lineRule="auto"/>
        <w:ind w:left="1440"/>
      </w:pPr>
      <w:r>
        <w:t xml:space="preserve">Test / QA </w:t>
      </w:r>
    </w:p>
    <w:p w14:paraId="6D190036" w14:textId="77777777" w:rsidR="00206FA5" w:rsidRDefault="00206FA5" w:rsidP="00515B87">
      <w:pPr>
        <w:pStyle w:val="Heading3"/>
      </w:pPr>
      <w:bookmarkStart w:id="34" w:name="_Toc508188797"/>
    </w:p>
    <w:p w14:paraId="177CBA19" w14:textId="0E945F4F" w:rsidR="00323B94" w:rsidRDefault="00323B94" w:rsidP="00515B87">
      <w:pPr>
        <w:pStyle w:val="Heading3"/>
      </w:pPr>
      <w:bookmarkStart w:id="35" w:name="_Toc508610078"/>
      <w:bookmarkStart w:id="36" w:name="_Toc511030863"/>
      <w:r>
        <w:t>Out of scope</w:t>
      </w:r>
      <w:bookmarkEnd w:id="34"/>
      <w:bookmarkEnd w:id="35"/>
      <w:bookmarkEnd w:id="36"/>
    </w:p>
    <w:p w14:paraId="26FC2095" w14:textId="77777777" w:rsidR="00323B94" w:rsidRDefault="00323B94" w:rsidP="00323B94">
      <w:r>
        <w:t>The following are out of scope of this project:</w:t>
      </w:r>
    </w:p>
    <w:p w14:paraId="4DA16742" w14:textId="7DB27F6B" w:rsidR="00323B94" w:rsidRDefault="00323B94" w:rsidP="00DF22FF">
      <w:pPr>
        <w:pStyle w:val="ListParagraph"/>
        <w:numPr>
          <w:ilvl w:val="0"/>
          <w:numId w:val="1"/>
        </w:numPr>
        <w:ind w:left="720"/>
      </w:pPr>
      <w:r>
        <w:t>Enabling any other application for federated single-sign</w:t>
      </w:r>
      <w:r w:rsidR="00604CBC">
        <w:t xml:space="preserve"> or provisioning.</w:t>
      </w:r>
    </w:p>
    <w:p w14:paraId="4403363A" w14:textId="77777777" w:rsidR="00323B94" w:rsidRDefault="00323B94" w:rsidP="00DF22FF">
      <w:pPr>
        <w:pStyle w:val="ListParagraph"/>
        <w:numPr>
          <w:ilvl w:val="0"/>
          <w:numId w:val="1"/>
        </w:numPr>
        <w:ind w:left="720"/>
      </w:pPr>
      <w:r>
        <w:lastRenderedPageBreak/>
        <w:t>Extending the corporate Active Directory system with any additional or new attributes that are require by the application. Any new attributes necessary will be created in Azure Active Directory.</w:t>
      </w:r>
    </w:p>
    <w:p w14:paraId="4A443473" w14:textId="77777777" w:rsidR="00323B94" w:rsidRPr="00EE3A19" w:rsidRDefault="00323B94" w:rsidP="00DF22FF">
      <w:pPr>
        <w:pStyle w:val="ListParagraph"/>
        <w:numPr>
          <w:ilvl w:val="0"/>
          <w:numId w:val="1"/>
        </w:numPr>
        <w:ind w:left="720"/>
      </w:pPr>
      <w:r>
        <w:t>Disabling of the existing federation relationship between the application and our corporate federation solution.</w:t>
      </w:r>
    </w:p>
    <w:p w14:paraId="359CF067" w14:textId="77777777" w:rsidR="00323B94" w:rsidRDefault="00323B94" w:rsidP="00515B87">
      <w:pPr>
        <w:pStyle w:val="Heading3"/>
      </w:pPr>
      <w:bookmarkStart w:id="37" w:name="_Toc508188798"/>
      <w:bookmarkStart w:id="38" w:name="_Toc508610079"/>
      <w:bookmarkStart w:id="39" w:name="_Toc511030864"/>
      <w:r>
        <w:t>Licensing</w:t>
      </w:r>
      <w:bookmarkEnd w:id="37"/>
      <w:bookmarkEnd w:id="38"/>
      <w:bookmarkEnd w:id="39"/>
    </w:p>
    <w:p w14:paraId="60BF63FA" w14:textId="77777777" w:rsidR="00323B94" w:rsidRPr="00B77B2B" w:rsidRDefault="00323B94" w:rsidP="00B77B2B">
      <w:pPr>
        <w:pStyle w:val="Heading4"/>
      </w:pPr>
      <w:r w:rsidRPr="00B77B2B">
        <w:t>Azure Active Directory Licensing</w:t>
      </w:r>
    </w:p>
    <w:p w14:paraId="296B4F61" w14:textId="72F72EBD" w:rsidR="00323B94" w:rsidRDefault="000E3B19" w:rsidP="00323B94">
      <w:r>
        <w:t xml:space="preserve">Single Sign On for </w:t>
      </w:r>
      <w:r w:rsidR="000E7CCE">
        <w:t xml:space="preserve">pre-integrated SaaS applications is free! </w:t>
      </w:r>
      <w:r w:rsidR="005C5E06">
        <w:t xml:space="preserve">However, the </w:t>
      </w:r>
      <w:r w:rsidR="00323B94">
        <w:t xml:space="preserve">number of objects in your directory and the features you wish to deploy </w:t>
      </w:r>
      <w:r w:rsidR="005C5E06">
        <w:t>may require additional licenses.</w:t>
      </w:r>
      <w:r w:rsidR="00323B94">
        <w:t xml:space="preserve"> Common Azure AD scenarios include the following security features:</w:t>
      </w:r>
    </w:p>
    <w:p w14:paraId="14D102C0" w14:textId="4758589C" w:rsidR="00323B94" w:rsidRDefault="00583EAC" w:rsidP="007A629B">
      <w:pPr>
        <w:pStyle w:val="ListParagraph"/>
        <w:numPr>
          <w:ilvl w:val="0"/>
          <w:numId w:val="18"/>
        </w:numPr>
      </w:pPr>
      <w:hyperlink r:id="rId29">
        <w:r w:rsidR="41CBE487" w:rsidRPr="41CBE487">
          <w:rPr>
            <w:rStyle w:val="Hyperlink"/>
          </w:rPr>
          <w:t>Conditional Access (CA)</w:t>
        </w:r>
      </w:hyperlink>
      <w:r w:rsidR="41CBE487">
        <w:t xml:space="preserve"> (P1 Required)</w:t>
      </w:r>
    </w:p>
    <w:p w14:paraId="234C32AA" w14:textId="6DD5F6D7" w:rsidR="007536B1" w:rsidRDefault="00583EAC" w:rsidP="007A629B">
      <w:pPr>
        <w:pStyle w:val="ListParagraph"/>
        <w:numPr>
          <w:ilvl w:val="0"/>
          <w:numId w:val="18"/>
        </w:numPr>
      </w:pPr>
      <w:hyperlink r:id="rId30" w:history="1">
        <w:r w:rsidR="007536B1" w:rsidRPr="00CB7265">
          <w:rPr>
            <w:rStyle w:val="Hyperlink"/>
          </w:rPr>
          <w:t>Azure Multi-Factor Authentication (MFA)</w:t>
        </w:r>
      </w:hyperlink>
      <w:r w:rsidR="00CB7265">
        <w:t xml:space="preserve"> (P1 Required)</w:t>
      </w:r>
    </w:p>
    <w:p w14:paraId="4540EEC9" w14:textId="0F90DADB" w:rsidR="00323B94" w:rsidRDefault="00583EAC" w:rsidP="007A629B">
      <w:pPr>
        <w:pStyle w:val="ListParagraph"/>
        <w:numPr>
          <w:ilvl w:val="0"/>
          <w:numId w:val="18"/>
        </w:numPr>
      </w:pPr>
      <w:hyperlink r:id="rId31" w:history="1">
        <w:r w:rsidR="004154F7" w:rsidRPr="00DD7751">
          <w:rPr>
            <w:rStyle w:val="Hyperlink"/>
          </w:rPr>
          <w:t>Group based membership</w:t>
        </w:r>
      </w:hyperlink>
      <w:r w:rsidR="004154F7">
        <w:t xml:space="preserve"> (P1 required)</w:t>
      </w:r>
    </w:p>
    <w:p w14:paraId="671575AD" w14:textId="77777777" w:rsidR="00323B94" w:rsidRDefault="00583EAC" w:rsidP="007A629B">
      <w:pPr>
        <w:pStyle w:val="ListParagraph"/>
        <w:numPr>
          <w:ilvl w:val="0"/>
          <w:numId w:val="18"/>
        </w:numPr>
      </w:pPr>
      <w:hyperlink r:id="rId32">
        <w:r w:rsidR="41CBE487" w:rsidRPr="41CBE487">
          <w:rPr>
            <w:rStyle w:val="Hyperlink"/>
          </w:rPr>
          <w:t>Identity Protection</w:t>
        </w:r>
      </w:hyperlink>
      <w:r w:rsidR="41CBE487">
        <w:t xml:space="preserve"> (P2 Required)</w:t>
      </w:r>
    </w:p>
    <w:p w14:paraId="3D5053D3" w14:textId="77777777" w:rsidR="00323B94" w:rsidRPr="00994ED8" w:rsidRDefault="00323B94" w:rsidP="00323B94">
      <w:r>
        <w:t xml:space="preserve">The following table describes some of the license requirements that may be relevant. For a full list of license requirements, </w:t>
      </w:r>
      <w:r w:rsidR="41CBE487">
        <w:t xml:space="preserve">click </w:t>
      </w:r>
      <w:hyperlink r:id="rId33">
        <w:r w:rsidR="41CBE487" w:rsidRPr="41CBE487">
          <w:rPr>
            <w:rStyle w:val="Hyperlink"/>
          </w:rPr>
          <w:t>here</w:t>
        </w:r>
      </w:hyperlink>
      <w:r w:rsidR="41CBE487">
        <w:t xml:space="preserve">. </w:t>
      </w:r>
    </w:p>
    <w:tbl>
      <w:tblPr>
        <w:tblStyle w:val="Deploymentguide"/>
        <w:tblW w:w="9985" w:type="dxa"/>
        <w:tblLook w:val="0420" w:firstRow="1" w:lastRow="0" w:firstColumn="0" w:lastColumn="0" w:noHBand="0" w:noVBand="1"/>
      </w:tblPr>
      <w:tblGrid>
        <w:gridCol w:w="2217"/>
        <w:gridCol w:w="1952"/>
        <w:gridCol w:w="2024"/>
        <w:gridCol w:w="1896"/>
        <w:gridCol w:w="1896"/>
      </w:tblGrid>
      <w:tr w:rsidR="00323B94" w14:paraId="21077563" w14:textId="77777777" w:rsidTr="00583EAC">
        <w:trPr>
          <w:cnfStyle w:val="100000000000" w:firstRow="1" w:lastRow="0" w:firstColumn="0" w:lastColumn="0" w:oddVBand="0" w:evenVBand="0" w:oddHBand="0" w:evenHBand="0" w:firstRowFirstColumn="0" w:firstRowLastColumn="0" w:lastRowFirstColumn="0" w:lastRowLastColumn="0"/>
        </w:trPr>
        <w:tc>
          <w:tcPr>
            <w:tcW w:w="2217" w:type="dxa"/>
            <w:vAlign w:val="center"/>
          </w:tcPr>
          <w:p w14:paraId="02C5916C" w14:textId="77777777" w:rsidR="00323B94" w:rsidRDefault="00323B94" w:rsidP="004165D4">
            <w:pPr>
              <w:jc w:val="center"/>
              <w:rPr>
                <w:b w:val="0"/>
                <w:bCs w:val="0"/>
              </w:rPr>
            </w:pPr>
          </w:p>
          <w:p w14:paraId="4DACA7A8" w14:textId="351F09BE" w:rsidR="001B51CE" w:rsidRDefault="001B51CE" w:rsidP="004165D4">
            <w:pPr>
              <w:jc w:val="center"/>
            </w:pPr>
          </w:p>
        </w:tc>
        <w:tc>
          <w:tcPr>
            <w:tcW w:w="1952" w:type="dxa"/>
            <w:vAlign w:val="center"/>
          </w:tcPr>
          <w:p w14:paraId="73A8C859" w14:textId="77777777" w:rsidR="00323B94" w:rsidRPr="009D2E3E" w:rsidRDefault="00323B94" w:rsidP="004165D4">
            <w:pPr>
              <w:jc w:val="center"/>
              <w:rPr>
                <w:b w:val="0"/>
              </w:rPr>
            </w:pPr>
            <w:r w:rsidRPr="00216626">
              <w:t>Free</w:t>
            </w:r>
          </w:p>
        </w:tc>
        <w:tc>
          <w:tcPr>
            <w:tcW w:w="2024" w:type="dxa"/>
            <w:tcBorders>
              <w:bottom w:val="single" w:sz="4" w:space="0" w:color="4472C4" w:themeColor="accent1"/>
            </w:tcBorders>
            <w:vAlign w:val="center"/>
          </w:tcPr>
          <w:p w14:paraId="2D1AE2E3" w14:textId="77777777" w:rsidR="00323B94" w:rsidRPr="009D2E3E" w:rsidRDefault="00323B94" w:rsidP="004165D4">
            <w:pPr>
              <w:jc w:val="center"/>
              <w:rPr>
                <w:b w:val="0"/>
              </w:rPr>
            </w:pPr>
            <w:r w:rsidRPr="00216626">
              <w:t>BASIC</w:t>
            </w:r>
          </w:p>
        </w:tc>
        <w:tc>
          <w:tcPr>
            <w:tcW w:w="1896" w:type="dxa"/>
            <w:tcBorders>
              <w:bottom w:val="single" w:sz="4" w:space="0" w:color="4472C4" w:themeColor="accent1"/>
            </w:tcBorders>
            <w:vAlign w:val="center"/>
          </w:tcPr>
          <w:p w14:paraId="7B7EEF4F" w14:textId="77777777" w:rsidR="00323B94" w:rsidRPr="009D2E3E" w:rsidRDefault="00323B94" w:rsidP="004165D4">
            <w:pPr>
              <w:jc w:val="center"/>
              <w:rPr>
                <w:b w:val="0"/>
              </w:rPr>
            </w:pPr>
            <w:r w:rsidRPr="00216626">
              <w:t>PREMIUM P1</w:t>
            </w:r>
          </w:p>
        </w:tc>
        <w:tc>
          <w:tcPr>
            <w:tcW w:w="1896" w:type="dxa"/>
            <w:tcBorders>
              <w:bottom w:val="single" w:sz="4" w:space="0" w:color="4472C4" w:themeColor="accent1"/>
            </w:tcBorders>
            <w:vAlign w:val="center"/>
          </w:tcPr>
          <w:p w14:paraId="4FAFA987" w14:textId="4E8DE88B" w:rsidR="004165D4" w:rsidRPr="009D2E3E" w:rsidRDefault="00323B94" w:rsidP="001B51CE">
            <w:pPr>
              <w:jc w:val="center"/>
              <w:rPr>
                <w:b w:val="0"/>
              </w:rPr>
            </w:pPr>
            <w:r w:rsidRPr="00216626">
              <w:t>PREMIUM P2</w:t>
            </w:r>
          </w:p>
        </w:tc>
      </w:tr>
      <w:tr w:rsidR="00323B94" w14:paraId="0A22860D" w14:textId="77777777" w:rsidTr="00583EAC">
        <w:tc>
          <w:tcPr>
            <w:tcW w:w="2217" w:type="dxa"/>
          </w:tcPr>
          <w:p w14:paraId="362F2C89" w14:textId="77777777" w:rsidR="00323B94" w:rsidRDefault="00323B94" w:rsidP="00B011AF">
            <w:r>
              <w:t>Directory Objects</w:t>
            </w:r>
          </w:p>
        </w:tc>
        <w:tc>
          <w:tcPr>
            <w:tcW w:w="1952" w:type="dxa"/>
            <w:tcBorders>
              <w:right w:val="single" w:sz="4" w:space="0" w:color="4472C4" w:themeColor="accent1"/>
            </w:tcBorders>
          </w:tcPr>
          <w:p w14:paraId="4ACC47E1" w14:textId="77777777" w:rsidR="00323B94" w:rsidRDefault="00323B94" w:rsidP="00271140">
            <w:pPr>
              <w:jc w:val="center"/>
            </w:pPr>
            <w:r>
              <w:t>500,000 Object Limit</w:t>
            </w:r>
          </w:p>
        </w:tc>
        <w:tc>
          <w:tcPr>
            <w:tcW w:w="2024" w:type="dxa"/>
            <w:tcBorders>
              <w:left w:val="single" w:sz="4" w:space="0" w:color="4472C4" w:themeColor="accent1"/>
              <w:right w:val="single" w:sz="4" w:space="0" w:color="4472C4" w:themeColor="accent1"/>
            </w:tcBorders>
          </w:tcPr>
          <w:p w14:paraId="19EE60DA" w14:textId="77777777" w:rsidR="00323B94" w:rsidRDefault="00323B94" w:rsidP="00271140">
            <w:pPr>
              <w:jc w:val="center"/>
            </w:pPr>
            <w:r>
              <w:t>No Object Limit</w:t>
            </w:r>
          </w:p>
        </w:tc>
        <w:tc>
          <w:tcPr>
            <w:tcW w:w="3792" w:type="dxa"/>
            <w:gridSpan w:val="2"/>
            <w:tcBorders>
              <w:left w:val="single" w:sz="4" w:space="0" w:color="4472C4" w:themeColor="accent1"/>
            </w:tcBorders>
          </w:tcPr>
          <w:p w14:paraId="69064410" w14:textId="77777777" w:rsidR="00323B94" w:rsidRDefault="00323B94" w:rsidP="00271140">
            <w:pPr>
              <w:jc w:val="center"/>
            </w:pPr>
            <w:r>
              <w:t>No Object Limit</w:t>
            </w:r>
          </w:p>
          <w:p w14:paraId="306E14D9" w14:textId="77777777" w:rsidR="00323B94" w:rsidRDefault="00323B94" w:rsidP="00271140">
            <w:pPr>
              <w:jc w:val="center"/>
            </w:pPr>
          </w:p>
        </w:tc>
      </w:tr>
      <w:tr w:rsidR="00323B94" w14:paraId="3F9690E4" w14:textId="77777777" w:rsidTr="00583EAC">
        <w:tc>
          <w:tcPr>
            <w:tcW w:w="2217" w:type="dxa"/>
          </w:tcPr>
          <w:p w14:paraId="697D638E" w14:textId="77777777" w:rsidR="00323B94" w:rsidRDefault="00323B94" w:rsidP="00A95D25">
            <w:r>
              <w:t>Single Sign-On</w:t>
            </w:r>
          </w:p>
        </w:tc>
        <w:tc>
          <w:tcPr>
            <w:tcW w:w="1952" w:type="dxa"/>
            <w:tcBorders>
              <w:right w:val="single" w:sz="4" w:space="0" w:color="4472C4" w:themeColor="accent1"/>
            </w:tcBorders>
          </w:tcPr>
          <w:p w14:paraId="0A613FB1" w14:textId="77777777" w:rsidR="00323B94" w:rsidRDefault="00323B94" w:rsidP="00271140">
            <w:pPr>
              <w:jc w:val="center"/>
            </w:pPr>
            <w:r w:rsidRPr="009D2E3E">
              <w:t>10 apps per user (pre-integrated SaaS and developer-integrated apps)</w:t>
            </w:r>
          </w:p>
        </w:tc>
        <w:tc>
          <w:tcPr>
            <w:tcW w:w="2024" w:type="dxa"/>
            <w:tcBorders>
              <w:left w:val="single" w:sz="4" w:space="0" w:color="4472C4" w:themeColor="accent1"/>
              <w:right w:val="single" w:sz="4" w:space="0" w:color="4472C4" w:themeColor="accent1"/>
            </w:tcBorders>
          </w:tcPr>
          <w:p w14:paraId="4FD51B81" w14:textId="77777777" w:rsidR="00323B94" w:rsidRPr="009D2E3E" w:rsidRDefault="00323B94" w:rsidP="00271140">
            <w:pPr>
              <w:spacing w:before="180" w:after="180"/>
              <w:jc w:val="center"/>
            </w:pPr>
            <w:r w:rsidRPr="009D2E3E">
              <w:t>10 apps per user (free tier + Application proxy apps)</w:t>
            </w:r>
          </w:p>
          <w:p w14:paraId="3D8CF22A" w14:textId="77777777" w:rsidR="00323B94" w:rsidRDefault="00323B94" w:rsidP="00271140">
            <w:pPr>
              <w:jc w:val="center"/>
            </w:pPr>
          </w:p>
        </w:tc>
        <w:tc>
          <w:tcPr>
            <w:tcW w:w="3792" w:type="dxa"/>
            <w:gridSpan w:val="2"/>
            <w:tcBorders>
              <w:left w:val="single" w:sz="4" w:space="0" w:color="4472C4" w:themeColor="accent1"/>
            </w:tcBorders>
          </w:tcPr>
          <w:p w14:paraId="633307FA" w14:textId="77777777" w:rsidR="00323B94" w:rsidRDefault="00323B94" w:rsidP="00271140">
            <w:pPr>
              <w:jc w:val="center"/>
            </w:pPr>
            <w:r w:rsidRPr="009D2E3E">
              <w:t>No Limit (free, Basic tiers + Self-Service App Integration templates)</w:t>
            </w:r>
          </w:p>
          <w:p w14:paraId="37C5F00A" w14:textId="77777777" w:rsidR="00323B94" w:rsidRDefault="00323B94" w:rsidP="00271140">
            <w:pPr>
              <w:jc w:val="center"/>
            </w:pPr>
          </w:p>
        </w:tc>
      </w:tr>
      <w:tr w:rsidR="00066930" w14:paraId="6F204577" w14:textId="77777777" w:rsidTr="00583EAC">
        <w:tc>
          <w:tcPr>
            <w:tcW w:w="2217" w:type="dxa"/>
          </w:tcPr>
          <w:p w14:paraId="584C9936" w14:textId="4E60CFF5" w:rsidR="00066930" w:rsidRDefault="00066930" w:rsidP="00A95D25">
            <w:r>
              <w:t>Access based on group membership</w:t>
            </w:r>
          </w:p>
        </w:tc>
        <w:tc>
          <w:tcPr>
            <w:tcW w:w="3976" w:type="dxa"/>
            <w:gridSpan w:val="2"/>
            <w:tcBorders>
              <w:right w:val="single" w:sz="4" w:space="0" w:color="4472C4" w:themeColor="accent1"/>
            </w:tcBorders>
          </w:tcPr>
          <w:p w14:paraId="0D9EA0AF" w14:textId="12598B6C" w:rsidR="00066930" w:rsidRDefault="00066930" w:rsidP="00271140">
            <w:pPr>
              <w:jc w:val="center"/>
            </w:pPr>
            <w:r>
              <w:t>Not Available</w:t>
            </w:r>
          </w:p>
        </w:tc>
        <w:tc>
          <w:tcPr>
            <w:tcW w:w="3792" w:type="dxa"/>
            <w:gridSpan w:val="2"/>
            <w:tcBorders>
              <w:left w:val="single" w:sz="4" w:space="0" w:color="4472C4" w:themeColor="accent1"/>
            </w:tcBorders>
          </w:tcPr>
          <w:p w14:paraId="19871AEA" w14:textId="3B1EE3B4" w:rsidR="00066930" w:rsidRDefault="00066930" w:rsidP="00271140">
            <w:pPr>
              <w:jc w:val="center"/>
            </w:pPr>
            <w:r>
              <w:t>Available</w:t>
            </w:r>
          </w:p>
        </w:tc>
      </w:tr>
    </w:tbl>
    <w:p w14:paraId="482EAE97" w14:textId="77777777" w:rsidR="00323B94" w:rsidRPr="00994ED8" w:rsidRDefault="00323B94" w:rsidP="00323B94">
      <w:bookmarkStart w:id="40" w:name="_GoBack"/>
      <w:bookmarkEnd w:id="40"/>
    </w:p>
    <w:p w14:paraId="41ECA5AE" w14:textId="4CE5657B" w:rsidR="00323B94" w:rsidRDefault="00323B94" w:rsidP="00323B94">
      <w:r>
        <w:t xml:space="preserve">If you have an existing Enterprise Mobility and Security (EMS) subscription with Microsoft, you may already have Azure </w:t>
      </w:r>
      <w:r w:rsidR="002279F6">
        <w:t xml:space="preserve">AD </w:t>
      </w:r>
      <w:r>
        <w:t>Premium.</w:t>
      </w:r>
    </w:p>
    <w:p w14:paraId="2E9CE159" w14:textId="77777777" w:rsidR="00323B94" w:rsidRPr="00C00DFC" w:rsidRDefault="00323B94" w:rsidP="00323B94">
      <w:pPr>
        <w:rPr>
          <w:b/>
        </w:rPr>
      </w:pPr>
      <w:r w:rsidRPr="00C00DFC">
        <w:rPr>
          <w:b/>
        </w:rPr>
        <w:t>Enterprise Mobility and Security (EMS) subscriptions:</w:t>
      </w:r>
    </w:p>
    <w:p w14:paraId="537DE4B4" w14:textId="77777777" w:rsidR="00323B94" w:rsidRDefault="00323B94" w:rsidP="007A629B">
      <w:pPr>
        <w:pStyle w:val="ListParagraph"/>
        <w:numPr>
          <w:ilvl w:val="0"/>
          <w:numId w:val="19"/>
        </w:numPr>
      </w:pPr>
      <w:r>
        <w:t>EMS E3 includes P1</w:t>
      </w:r>
    </w:p>
    <w:p w14:paraId="1FBBB146" w14:textId="77777777" w:rsidR="00323B94" w:rsidRDefault="00323B94" w:rsidP="007A629B">
      <w:pPr>
        <w:pStyle w:val="ListParagraph"/>
        <w:numPr>
          <w:ilvl w:val="0"/>
          <w:numId w:val="19"/>
        </w:numPr>
      </w:pPr>
      <w:r>
        <w:t>EMS E5 includes P2.</w:t>
      </w:r>
    </w:p>
    <w:p w14:paraId="7E8C82C6" w14:textId="77777777" w:rsidR="00323B94" w:rsidRPr="002E332F" w:rsidRDefault="00323B94" w:rsidP="00323B94">
      <w:r w:rsidRPr="002E332F">
        <w:t>If you have an existing Enterprise Agreement or Server and Cloud Enrollment, you may already have Azure Premium. Check the details of your agreement.</w:t>
      </w:r>
    </w:p>
    <w:p w14:paraId="6F81D68B" w14:textId="77777777" w:rsidR="00323B94" w:rsidRDefault="00323B94" w:rsidP="00B77B2B">
      <w:pPr>
        <w:pStyle w:val="Heading4"/>
      </w:pPr>
      <w:r>
        <w:t>Application Licensing</w:t>
      </w:r>
    </w:p>
    <w:p w14:paraId="631092FF" w14:textId="77777777" w:rsidR="00323B94" w:rsidRDefault="00323B94" w:rsidP="00323B94">
      <w:r>
        <w:t xml:space="preserve">You will also need the appropriate license for your application to meet your business needs. </w:t>
      </w:r>
    </w:p>
    <w:p w14:paraId="0DE42E43" w14:textId="432E4722" w:rsidR="00323B94" w:rsidRDefault="00323B94" w:rsidP="00323B94">
      <w:r>
        <w:lastRenderedPageBreak/>
        <w:t>Discuss with the application owner whether the users assigned to and accessing the application have the appropriate licenses for their roles within the application.  If Azure AD manages the automatic provisioning based on roles, the roles that are assigned in Azure AD must align with the correct number of licenses owned within the application; improper number of licenses owned in the application may lead to errors during the provisioning/updating of a user.</w:t>
      </w:r>
    </w:p>
    <w:p w14:paraId="616BCE0C" w14:textId="77777777" w:rsidR="009703FA" w:rsidRDefault="009703FA" w:rsidP="00323B94"/>
    <w:p w14:paraId="11EE04C7" w14:textId="70518D76" w:rsidR="007618D8" w:rsidRPr="003A58A1" w:rsidRDefault="00727DAA" w:rsidP="003A58A1">
      <w:pPr>
        <w:pStyle w:val="Heading2"/>
      </w:pPr>
      <w:bookmarkStart w:id="41" w:name="_Toc508188799"/>
      <w:bookmarkStart w:id="42" w:name="_Toc508610080"/>
      <w:bookmarkStart w:id="43" w:name="_Toc511030865"/>
      <w:r w:rsidRPr="003A58A1">
        <w:drawing>
          <wp:anchor distT="0" distB="0" distL="114300" distR="114300" simplePos="0" relativeHeight="251658244" behindDoc="0" locked="0" layoutInCell="1" allowOverlap="1" wp14:anchorId="03AAADA2" wp14:editId="45D3C5D7">
            <wp:simplePos x="0" y="0"/>
            <wp:positionH relativeFrom="column">
              <wp:posOffset>0</wp:posOffset>
            </wp:positionH>
            <wp:positionV relativeFrom="paragraph">
              <wp:posOffset>0</wp:posOffset>
            </wp:positionV>
            <wp:extent cx="184752" cy="187939"/>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184752" cy="187939"/>
                    </a:xfrm>
                    <a:prstGeom prst="rect">
                      <a:avLst/>
                    </a:prstGeom>
                  </pic:spPr>
                </pic:pic>
              </a:graphicData>
            </a:graphic>
          </wp:anchor>
        </w:drawing>
      </w:r>
      <w:r w:rsidR="00B26EC0" w:rsidRPr="003A58A1">
        <w:t xml:space="preserve">       </w:t>
      </w:r>
      <w:r w:rsidR="00323B94" w:rsidRPr="003A58A1">
        <w:t>Planning Single Sign</w:t>
      </w:r>
      <w:r w:rsidR="002D260F">
        <w:t>-</w:t>
      </w:r>
      <w:r w:rsidR="00323B94" w:rsidRPr="003A58A1">
        <w:t>on</w:t>
      </w:r>
      <w:bookmarkEnd w:id="41"/>
      <w:bookmarkEnd w:id="42"/>
      <w:bookmarkEnd w:id="43"/>
    </w:p>
    <w:p w14:paraId="4191C583" w14:textId="2EF5C0A6" w:rsidR="00323B94" w:rsidRDefault="00323B94" w:rsidP="00323B94">
      <w:r>
        <w:t>An SSO implementation based on federation protocols improves security, reliability, and end user experiences while reducing the amount of work you must do to implement. Many applications are pre-integrated in Azure AD with step-by step guides. See our Azure Marketplace.</w:t>
      </w:r>
    </w:p>
    <w:p w14:paraId="10531BB8" w14:textId="2954710B" w:rsidR="00323B94" w:rsidRDefault="00323B94" w:rsidP="007A629B">
      <w:pPr>
        <w:pStyle w:val="ListParagraph"/>
        <w:numPr>
          <w:ilvl w:val="0"/>
          <w:numId w:val="20"/>
        </w:numPr>
      </w:pPr>
      <w:r w:rsidRPr="009D2E3E">
        <w:rPr>
          <w:b/>
        </w:rPr>
        <w:t>Federated single sign-on</w:t>
      </w:r>
      <w:r w:rsidR="00605067">
        <w:rPr>
          <w:b/>
        </w:rPr>
        <w:t xml:space="preserve"> with Azure AD</w:t>
      </w:r>
      <w:r w:rsidR="00AC3A6F">
        <w:rPr>
          <w:b/>
        </w:rPr>
        <w:t xml:space="preserve"> to SaaS applications</w:t>
      </w:r>
      <w:r>
        <w:t xml:space="preserve"> enables applications to redirect to Azure AD for user authentication instead of prompting for its own password. This is supported for applications that support protocols such as SAML 2.0, WS-Federation, or OpenID Connect, and is the richest mode of single sign-on.</w:t>
      </w:r>
      <w:r w:rsidR="005D43E3">
        <w:t xml:space="preserve"> </w:t>
      </w:r>
    </w:p>
    <w:p w14:paraId="5F5B1AB6" w14:textId="6146D4E8" w:rsidR="00323B94" w:rsidRDefault="00323B94" w:rsidP="007A629B">
      <w:pPr>
        <w:pStyle w:val="ListParagraph"/>
        <w:numPr>
          <w:ilvl w:val="0"/>
          <w:numId w:val="20"/>
        </w:numPr>
      </w:pPr>
      <w:r w:rsidRPr="009D2E3E">
        <w:rPr>
          <w:b/>
        </w:rPr>
        <w:t>Password-based single sign-on</w:t>
      </w:r>
      <w:r>
        <w:t xml:space="preserve"> enables secure application password storage and replay using a web browser extension or mobile app. This leverages the existing sign-in process provided by the application, </w:t>
      </w:r>
      <w:r w:rsidR="0057486A">
        <w:t>and</w:t>
      </w:r>
      <w:r>
        <w:t xml:space="preserve"> enables an administrator to manage the passwords and does not require the user to know the password.</w:t>
      </w:r>
    </w:p>
    <w:p w14:paraId="7562C03D" w14:textId="77777777" w:rsidR="008373ED" w:rsidRDefault="008373ED" w:rsidP="00DF22FF">
      <w:pPr>
        <w:pStyle w:val="ListParagraph"/>
      </w:pPr>
    </w:p>
    <w:p w14:paraId="38713BF6" w14:textId="41CE0279" w:rsidR="00CA5B77" w:rsidRPr="00B34772" w:rsidRDefault="00CA5B77" w:rsidP="007A629B">
      <w:pPr>
        <w:pStyle w:val="ListParagraph"/>
        <w:numPr>
          <w:ilvl w:val="0"/>
          <w:numId w:val="28"/>
        </w:numPr>
      </w:pPr>
      <w:r w:rsidRPr="00DF22FF">
        <w:rPr>
          <w:b/>
          <w:color w:val="538135" w:themeColor="accent6" w:themeShade="BF"/>
        </w:rPr>
        <w:t xml:space="preserve">Microsoft recommends </w:t>
      </w:r>
      <w:r w:rsidRPr="00B34772">
        <w:t xml:space="preserve">using Federated SSO </w:t>
      </w:r>
      <w:r w:rsidR="00605067">
        <w:t>with Azure AD</w:t>
      </w:r>
      <w:r w:rsidR="00323924">
        <w:t xml:space="preserve"> (OpenID Connect</w:t>
      </w:r>
      <w:r w:rsidR="0064410E">
        <w:t xml:space="preserve"> / SAML</w:t>
      </w:r>
      <w:r w:rsidR="00323924">
        <w:t xml:space="preserve">) </w:t>
      </w:r>
      <w:r w:rsidR="00FB5C25">
        <w:t xml:space="preserve">when an application supports it, </w:t>
      </w:r>
      <w:r w:rsidR="00EF3882">
        <w:t xml:space="preserve">instead of </w:t>
      </w:r>
      <w:r w:rsidRPr="00B34772">
        <w:t>password-based SSO</w:t>
      </w:r>
      <w:r w:rsidR="00841DAE">
        <w:t xml:space="preserve"> </w:t>
      </w:r>
      <w:r w:rsidR="00FB5C25">
        <w:t xml:space="preserve">and </w:t>
      </w:r>
      <w:r w:rsidR="00841DAE">
        <w:t>ADFS</w:t>
      </w:r>
      <w:r w:rsidR="00FB5C25">
        <w:t>.</w:t>
      </w:r>
    </w:p>
    <w:p w14:paraId="451CB326" w14:textId="60107700" w:rsidR="00323B94" w:rsidRDefault="00323B94" w:rsidP="00323B94">
      <w:r>
        <w:t xml:space="preserve">When you enable Federated SSO for your application, Azure AD creates a certificate that is by default valid for three years. You can, however, customize the expiration date for that certificate if desired. </w:t>
      </w:r>
    </w:p>
    <w:p w14:paraId="79119C62" w14:textId="77777777" w:rsidR="00323B94" w:rsidRDefault="00323B94" w:rsidP="00157E3E">
      <w:pPr>
        <w:pStyle w:val="ListParagraph"/>
        <w:numPr>
          <w:ilvl w:val="0"/>
          <w:numId w:val="2"/>
        </w:numPr>
      </w:pPr>
      <w:r>
        <w:t xml:space="preserve">Learn more: </w:t>
      </w:r>
      <w:hyperlink r:id="rId34" w:history="1">
        <w:r w:rsidRPr="00FE1802">
          <w:rPr>
            <w:rStyle w:val="Hyperlink"/>
          </w:rPr>
          <w:t>Azure AD Managing Certificates</w:t>
        </w:r>
      </w:hyperlink>
    </w:p>
    <w:p w14:paraId="33A944CD" w14:textId="77777777" w:rsidR="00323B94" w:rsidRDefault="00323B94" w:rsidP="00323B94">
      <w:r>
        <w:t>Whatever your expiration policies, ensure that you have processes in place to renew certificates prior to their expiration.</w:t>
      </w:r>
    </w:p>
    <w:p w14:paraId="7FC14735" w14:textId="4781A27F" w:rsidR="00323B94" w:rsidRDefault="00323B94" w:rsidP="00B77B2B">
      <w:pPr>
        <w:pStyle w:val="Heading3"/>
      </w:pPr>
      <w:bookmarkStart w:id="44" w:name="_Toc508188800"/>
      <w:bookmarkStart w:id="45" w:name="_Toc508610081"/>
      <w:bookmarkStart w:id="46" w:name="_Toc511030866"/>
      <w:r w:rsidRPr="004D7E6A">
        <w:t>Considerations for Password-based Single Sign on</w:t>
      </w:r>
      <w:bookmarkEnd w:id="44"/>
      <w:bookmarkEnd w:id="45"/>
      <w:bookmarkEnd w:id="46"/>
    </w:p>
    <w:p w14:paraId="5343B90D" w14:textId="70D094E1" w:rsidR="00461F91" w:rsidRPr="00461F91" w:rsidRDefault="00461F91" w:rsidP="00461F91">
      <w:r>
        <w:t>Remove this section if you are doing Federated Single Sign-On</w:t>
      </w:r>
    </w:p>
    <w:p w14:paraId="34D5BB2F" w14:textId="458282E5" w:rsidR="00323B94" w:rsidRPr="00B91211" w:rsidRDefault="00323B94" w:rsidP="00323B94">
      <w:r w:rsidRPr="00B91211">
        <w:rPr>
          <w:b/>
          <w:bCs/>
        </w:rPr>
        <w:t>Preparing user devices for password SSO applications</w:t>
      </w:r>
      <w:r w:rsidRPr="00B91211">
        <w:t> </w:t>
      </w:r>
      <w:r>
        <w:br/>
      </w:r>
      <w:r w:rsidRPr="00B91211">
        <w:t>Using Azure AD for password SSO applications requires deploying a browser extension that will securely retrieve the credentials and fill out the login forms. As a result, you should define a mechanism to deploy the extension at scale</w:t>
      </w:r>
      <w:r w:rsidR="00840FA5">
        <w:t xml:space="preserve"> with </w:t>
      </w:r>
      <w:hyperlink r:id="rId35" w:anchor="web-browser-requirements" w:history="1">
        <w:r w:rsidR="00840FA5" w:rsidRPr="00840FA5">
          <w:rPr>
            <w:rStyle w:val="Hyperlink"/>
          </w:rPr>
          <w:t>supported browsers</w:t>
        </w:r>
      </w:hyperlink>
      <w:r w:rsidRPr="00B91211">
        <w:t>. Options include: </w:t>
      </w:r>
    </w:p>
    <w:p w14:paraId="067AC887" w14:textId="77777777" w:rsidR="00323B94" w:rsidRPr="00B91211" w:rsidRDefault="00583EAC" w:rsidP="007A629B">
      <w:pPr>
        <w:numPr>
          <w:ilvl w:val="0"/>
          <w:numId w:val="10"/>
        </w:numPr>
      </w:pPr>
      <w:hyperlink r:id="rId36" w:history="1">
        <w:r w:rsidR="00323B94" w:rsidRPr="00000C6B">
          <w:rPr>
            <w:rStyle w:val="Hyperlink"/>
          </w:rPr>
          <w:t>Group Policy for Internet Explorer </w:t>
        </w:r>
      </w:hyperlink>
    </w:p>
    <w:p w14:paraId="2F6B9D57" w14:textId="48F1B416" w:rsidR="00323B94" w:rsidRPr="00B91211" w:rsidRDefault="00583EAC" w:rsidP="007A629B">
      <w:pPr>
        <w:numPr>
          <w:ilvl w:val="0"/>
          <w:numId w:val="11"/>
        </w:numPr>
      </w:pPr>
      <w:hyperlink r:id="rId37" w:history="1">
        <w:r w:rsidR="00323B94" w:rsidRPr="000632DB">
          <w:rPr>
            <w:rStyle w:val="Hyperlink"/>
          </w:rPr>
          <w:t>System Center Configuration Manager (SCCM) for Internet Explorer </w:t>
        </w:r>
      </w:hyperlink>
    </w:p>
    <w:p w14:paraId="4E7FD238" w14:textId="464B7E14" w:rsidR="00323B94" w:rsidRPr="00B91211" w:rsidRDefault="00583EAC" w:rsidP="007A629B">
      <w:pPr>
        <w:numPr>
          <w:ilvl w:val="0"/>
          <w:numId w:val="11"/>
        </w:numPr>
      </w:pPr>
      <w:hyperlink r:id="rId38" w:anchor="my-apps-secure-sign-in-extension" w:history="1">
        <w:r w:rsidR="00323B94" w:rsidRPr="00735FA0">
          <w:rPr>
            <w:rStyle w:val="Hyperlink"/>
          </w:rPr>
          <w:t>User driven download and configuration for Chrome</w:t>
        </w:r>
        <w:r w:rsidR="00CD2F5C">
          <w:rPr>
            <w:rStyle w:val="Hyperlink"/>
          </w:rPr>
          <w:t>,</w:t>
        </w:r>
        <w:r w:rsidR="00F91F36">
          <w:rPr>
            <w:rStyle w:val="Hyperlink"/>
          </w:rPr>
          <w:t xml:space="preserve"> </w:t>
        </w:r>
        <w:r w:rsidR="00323B94" w:rsidRPr="00735FA0">
          <w:rPr>
            <w:rStyle w:val="Hyperlink"/>
          </w:rPr>
          <w:t>Firefox</w:t>
        </w:r>
        <w:r w:rsidR="00F91F36">
          <w:rPr>
            <w:rStyle w:val="Hyperlink"/>
          </w:rPr>
          <w:t>, Edge, or IE</w:t>
        </w:r>
        <w:r w:rsidR="00323B94" w:rsidRPr="00735FA0">
          <w:rPr>
            <w:rStyle w:val="Hyperlink"/>
          </w:rPr>
          <w:t> </w:t>
        </w:r>
      </w:hyperlink>
    </w:p>
    <w:p w14:paraId="18B0905A" w14:textId="24011E77" w:rsidR="00323B94" w:rsidRDefault="0FB333BB" w:rsidP="00323B94">
      <w:r>
        <w:t xml:space="preserve">Learn more:  </w:t>
      </w:r>
      <w:hyperlink r:id="rId39">
        <w:r w:rsidRPr="0FB333BB">
          <w:rPr>
            <w:rStyle w:val="Hyperlink"/>
          </w:rPr>
          <w:t>How to configure password single sign on</w:t>
        </w:r>
      </w:hyperlink>
      <w:r>
        <w:t xml:space="preserve"> </w:t>
      </w:r>
    </w:p>
    <w:p w14:paraId="7DC60C7E" w14:textId="3F44FBFB" w:rsidR="0FB333BB" w:rsidRDefault="0FB333BB" w:rsidP="0FB333BB">
      <w:pPr>
        <w:rPr>
          <w:b/>
          <w:bCs/>
        </w:rPr>
      </w:pPr>
    </w:p>
    <w:p w14:paraId="489E96A6" w14:textId="6A7AC8D5" w:rsidR="00323B94" w:rsidRPr="00B91211" w:rsidRDefault="0FB333BB" w:rsidP="00323B94">
      <w:r w:rsidRPr="0FB333BB">
        <w:rPr>
          <w:b/>
          <w:bCs/>
        </w:rPr>
        <w:lastRenderedPageBreak/>
        <w:t>Capturing Login forms metadata for applications that are not in the gallery</w:t>
      </w:r>
      <w:r>
        <w:t> </w:t>
      </w:r>
      <w:r w:rsidR="00323B94">
        <w:br/>
      </w:r>
      <w:r>
        <w:t>Microsoft supports capturing metadata on a web application for password vaulting (e.g. capturing the username and password fields). You must navigate to the login URL during the process of configuring the application to capture the forms metadata. Request from the application owner the exact login URL. This information is later used by users during the sign on process, mapping Azure AD credentials to the application during log on. </w:t>
      </w:r>
    </w:p>
    <w:p w14:paraId="070642DD" w14:textId="77777777" w:rsidR="00323B94" w:rsidRPr="00B91211" w:rsidRDefault="41CBE487" w:rsidP="00323B94">
      <w:r>
        <w:t xml:space="preserve">Learn more: </w:t>
      </w:r>
      <w:hyperlink r:id="rId40">
        <w:r w:rsidRPr="41CBE487">
          <w:rPr>
            <w:rStyle w:val="Hyperlink"/>
          </w:rPr>
          <w:t>What is application access and SSO with Azure AD? – Password-based SSO</w:t>
        </w:r>
      </w:hyperlink>
      <w:r>
        <w:t> </w:t>
      </w:r>
    </w:p>
    <w:p w14:paraId="2F490952" w14:textId="77777777" w:rsidR="00323B94" w:rsidRPr="00B91211" w:rsidRDefault="00323B94" w:rsidP="00323B94">
      <w:r w:rsidRPr="00B91211">
        <w:rPr>
          <w:b/>
          <w:bCs/>
        </w:rPr>
        <w:t>Help desk training</w:t>
      </w:r>
      <w:r w:rsidRPr="00B91211">
        <w:t> </w:t>
      </w:r>
      <w:r>
        <w:br/>
      </w:r>
      <w:r w:rsidRPr="00B91211">
        <w:t>When applications change their HTML layout, you might need to re-capture the metadata to adjust for the changes. Common symptoms to watch for: </w:t>
      </w:r>
    </w:p>
    <w:p w14:paraId="1FF755AC" w14:textId="77777777" w:rsidR="00323B94" w:rsidRPr="00B91211" w:rsidRDefault="00323B94" w:rsidP="007A629B">
      <w:pPr>
        <w:numPr>
          <w:ilvl w:val="0"/>
          <w:numId w:val="21"/>
        </w:numPr>
      </w:pPr>
      <w:r>
        <w:t xml:space="preserve">Users report that </w:t>
      </w:r>
      <w:r w:rsidRPr="00B91211">
        <w:t>clicking on the application gets “stuck” in the login page </w:t>
      </w:r>
    </w:p>
    <w:p w14:paraId="6E9E7AE1" w14:textId="77777777" w:rsidR="00323B94" w:rsidRPr="00B91211" w:rsidRDefault="00323B94" w:rsidP="007A629B">
      <w:pPr>
        <w:numPr>
          <w:ilvl w:val="0"/>
          <w:numId w:val="21"/>
        </w:numPr>
      </w:pPr>
      <w:r w:rsidRPr="00B91211">
        <w:t>Users report that username is populated, but not the password or vice versa. </w:t>
      </w:r>
    </w:p>
    <w:p w14:paraId="50DCE9F2" w14:textId="77777777" w:rsidR="00323B94" w:rsidRPr="00B91211" w:rsidRDefault="00323B94" w:rsidP="00323B94">
      <w:r>
        <w:rPr>
          <w:b/>
        </w:rPr>
        <w:t>Shared Accounts</w:t>
      </w:r>
      <w:r>
        <w:br/>
      </w:r>
      <w:r w:rsidRPr="00B91211">
        <w:t>From the sign-in perspective, applications with Shared Accounts are not different from a gallery application that uses password SSO for individual users. However, there are some additional steps when planning and configuring an application meant to use shared accounts: </w:t>
      </w:r>
    </w:p>
    <w:p w14:paraId="4607CB72" w14:textId="77777777" w:rsidR="00323B94" w:rsidRPr="00B91211" w:rsidRDefault="00323B94" w:rsidP="007A629B">
      <w:pPr>
        <w:numPr>
          <w:ilvl w:val="0"/>
          <w:numId w:val="12"/>
        </w:numPr>
      </w:pPr>
      <w:r w:rsidRPr="00B91211">
        <w:t>Work with application business users to get a specific mapping of: </w:t>
      </w:r>
    </w:p>
    <w:p w14:paraId="3414A8C9" w14:textId="77777777" w:rsidR="00323B94" w:rsidRPr="00B91211" w:rsidRDefault="00323B94" w:rsidP="007A629B">
      <w:pPr>
        <w:numPr>
          <w:ilvl w:val="0"/>
          <w:numId w:val="13"/>
        </w:numPr>
        <w:tabs>
          <w:tab w:val="clear" w:pos="720"/>
          <w:tab w:val="num" w:pos="1080"/>
        </w:tabs>
        <w:ind w:left="1080"/>
      </w:pPr>
      <w:r w:rsidRPr="00B91211">
        <w:t>Set of users in the organization who will use the application </w:t>
      </w:r>
    </w:p>
    <w:p w14:paraId="179BEEBB" w14:textId="77777777" w:rsidR="00323B94" w:rsidRPr="00B91211" w:rsidRDefault="00323B94" w:rsidP="007A629B">
      <w:pPr>
        <w:numPr>
          <w:ilvl w:val="0"/>
          <w:numId w:val="14"/>
        </w:numPr>
        <w:tabs>
          <w:tab w:val="clear" w:pos="720"/>
          <w:tab w:val="num" w:pos="1080"/>
        </w:tabs>
        <w:ind w:left="1080"/>
      </w:pPr>
      <w:r w:rsidRPr="00B91211">
        <w:t>Existing set of credentials in the application associated with the set of users </w:t>
      </w:r>
    </w:p>
    <w:p w14:paraId="542228E4" w14:textId="77777777" w:rsidR="00323B94" w:rsidRPr="00B91211" w:rsidRDefault="00323B94" w:rsidP="007A629B">
      <w:pPr>
        <w:numPr>
          <w:ilvl w:val="0"/>
          <w:numId w:val="15"/>
        </w:numPr>
      </w:pPr>
      <w:r w:rsidRPr="00B91211">
        <w:t>For each combination determined above, create security groups (in the cloud or on-premises based on your requirements) with target actors.  </w:t>
      </w:r>
    </w:p>
    <w:p w14:paraId="3D878C11" w14:textId="77777777" w:rsidR="00323B94" w:rsidRPr="00B91211" w:rsidRDefault="00323B94" w:rsidP="007A629B">
      <w:pPr>
        <w:numPr>
          <w:ilvl w:val="0"/>
          <w:numId w:val="16"/>
        </w:numPr>
      </w:pPr>
      <w:r w:rsidRPr="00B91211">
        <w:t>Reset the shared credentials. Once deployed with Azure AD, individuals do not (and should not) need the password of the shared account. Since Azure AD will store the password, consider setting it to be very long and complex.  </w:t>
      </w:r>
    </w:p>
    <w:p w14:paraId="14154ED5" w14:textId="77777777" w:rsidR="00323B94" w:rsidRPr="00B91211" w:rsidRDefault="00323B94" w:rsidP="007A629B">
      <w:pPr>
        <w:numPr>
          <w:ilvl w:val="0"/>
          <w:numId w:val="17"/>
        </w:numPr>
      </w:pPr>
      <w:r w:rsidRPr="00B91211">
        <w:t>Configure automatic rollover of the password if the application supports it. That way, not even the administrator who did the initial set up will know the password of the shared account. </w:t>
      </w:r>
    </w:p>
    <w:p w14:paraId="28BDDAC5" w14:textId="77777777" w:rsidR="00EF3882" w:rsidRDefault="00EF3882" w:rsidP="003A58A1">
      <w:pPr>
        <w:pStyle w:val="Heading2"/>
      </w:pPr>
      <w:bookmarkStart w:id="47" w:name="_Toc508188801"/>
      <w:bookmarkStart w:id="48" w:name="_Toc508610082"/>
    </w:p>
    <w:p w14:paraId="28EA3599" w14:textId="77777777" w:rsidR="00EF3882" w:rsidRPr="00EF3882" w:rsidRDefault="00EF3882" w:rsidP="00EF3882">
      <w:pPr>
        <w:rPr>
          <w:rFonts w:asciiTheme="majorHAnsi" w:eastAsiaTheme="majorEastAsia" w:hAnsiTheme="majorHAnsi" w:cstheme="majorBidi"/>
          <w:color w:val="1F3763" w:themeColor="accent1" w:themeShade="7F"/>
          <w:sz w:val="24"/>
          <w:szCs w:val="24"/>
        </w:rPr>
      </w:pPr>
      <w:r w:rsidRPr="00EF3882">
        <w:rPr>
          <w:rFonts w:asciiTheme="majorHAnsi" w:eastAsiaTheme="majorEastAsia" w:hAnsiTheme="majorHAnsi" w:cstheme="majorBidi"/>
          <w:color w:val="1F3763" w:themeColor="accent1" w:themeShade="7F"/>
          <w:sz w:val="24"/>
          <w:szCs w:val="24"/>
        </w:rPr>
        <w:t>Planning for External Users</w:t>
      </w:r>
    </w:p>
    <w:p w14:paraId="3C16EA00" w14:textId="77777777" w:rsidR="00EF3882" w:rsidRDefault="00EF3882" w:rsidP="00EF3882">
      <w:r>
        <w:t xml:space="preserve">External users are users who you want to access your instance of the SaaS application, but who do not have corporate identities within your organization. To facilitate their access, you will need to plan business-to-business access. You can use </w:t>
      </w:r>
      <w:hyperlink r:id="rId41" w:history="1">
        <w:r w:rsidRPr="00271140">
          <w:rPr>
            <w:rStyle w:val="Hyperlink"/>
          </w:rPr>
          <w:t>Azure AD B2B for this</w:t>
        </w:r>
      </w:hyperlink>
      <w:r>
        <w:rPr>
          <w:rStyle w:val="Hyperlink"/>
        </w:rPr>
        <w:t>.</w:t>
      </w:r>
    </w:p>
    <w:p w14:paraId="53F0130E" w14:textId="77777777" w:rsidR="00EF3882" w:rsidRDefault="00EF3882" w:rsidP="003A58A1">
      <w:pPr>
        <w:pStyle w:val="Heading2"/>
      </w:pPr>
    </w:p>
    <w:p w14:paraId="1101D0A5" w14:textId="47319363" w:rsidR="00323B94" w:rsidRPr="0045312B" w:rsidRDefault="00323B94" w:rsidP="003A58A1">
      <w:pPr>
        <w:pStyle w:val="Heading2"/>
      </w:pPr>
      <w:bookmarkStart w:id="49" w:name="_Toc511030867"/>
      <w:r>
        <w:t xml:space="preserve">Planning </w:t>
      </w:r>
      <w:r w:rsidRPr="0045312B">
        <w:t>Reporting and Auditing</w:t>
      </w:r>
      <w:bookmarkEnd w:id="47"/>
      <w:bookmarkEnd w:id="48"/>
      <w:bookmarkEnd w:id="49"/>
    </w:p>
    <w:p w14:paraId="0DAE0271" w14:textId="21D5AF85" w:rsidR="00323B94" w:rsidRDefault="00323B94" w:rsidP="00323B94">
      <w:r w:rsidRPr="00DA48C1">
        <w:t>Azure AD provides reports that provide technical and business insights. It is recommended that you</w:t>
      </w:r>
      <w:r>
        <w:t xml:space="preserve"> </w:t>
      </w:r>
      <w:r w:rsidRPr="00DA48C1">
        <w:t xml:space="preserve">work with your business and technical application owners to </w:t>
      </w:r>
      <w:r>
        <w:t xml:space="preserve">assume ownership of and </w:t>
      </w:r>
      <w:r w:rsidRPr="00DA48C1">
        <w:t xml:space="preserve">consume these </w:t>
      </w:r>
      <w:r w:rsidRPr="00DA48C1">
        <w:lastRenderedPageBreak/>
        <w:t>reports on a regular basis based on your organization’s requirements. The table below provides some examples of typical reporting scenario</w:t>
      </w:r>
      <w:r>
        <w:t>s.</w:t>
      </w:r>
    </w:p>
    <w:p w14:paraId="1DBB450E" w14:textId="77777777" w:rsidR="00C90A20" w:rsidRDefault="00C90A20" w:rsidP="00323B94"/>
    <w:p w14:paraId="67A05AE0" w14:textId="77777777" w:rsidR="00323B94" w:rsidRDefault="00323B94" w:rsidP="00323B94"/>
    <w:tbl>
      <w:tblPr>
        <w:tblStyle w:val="Deploymentguide"/>
        <w:tblW w:w="7798" w:type="dxa"/>
        <w:tblLayout w:type="fixed"/>
        <w:tblLook w:val="04A0" w:firstRow="1" w:lastRow="0" w:firstColumn="1" w:lastColumn="0" w:noHBand="0" w:noVBand="1"/>
      </w:tblPr>
      <w:tblGrid>
        <w:gridCol w:w="1365"/>
        <w:gridCol w:w="335"/>
        <w:gridCol w:w="1706"/>
        <w:gridCol w:w="335"/>
        <w:gridCol w:w="1899"/>
        <w:gridCol w:w="270"/>
        <w:gridCol w:w="1888"/>
      </w:tblGrid>
      <w:tr w:rsidR="00E21025" w14:paraId="619867CD" w14:textId="77777777" w:rsidTr="00A31E30">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365" w:type="dxa"/>
          </w:tcPr>
          <w:p w14:paraId="0DCB3B90" w14:textId="77777777" w:rsidR="00E21025" w:rsidRPr="00C932A8" w:rsidRDefault="00E21025" w:rsidP="00271140">
            <w:pPr>
              <w:jc w:val="center"/>
            </w:pPr>
          </w:p>
        </w:tc>
        <w:tc>
          <w:tcPr>
            <w:tcW w:w="335" w:type="dxa"/>
          </w:tcPr>
          <w:p w14:paraId="734E9DC6"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706" w:type="dxa"/>
          </w:tcPr>
          <w:p w14:paraId="2A07A7CC"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Manage Risk</w:t>
            </w:r>
          </w:p>
        </w:tc>
        <w:tc>
          <w:tcPr>
            <w:tcW w:w="335" w:type="dxa"/>
          </w:tcPr>
          <w:p w14:paraId="02BD021F"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99" w:type="dxa"/>
          </w:tcPr>
          <w:p w14:paraId="28071DE7"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Increase Productivity</w:t>
            </w:r>
          </w:p>
        </w:tc>
        <w:tc>
          <w:tcPr>
            <w:tcW w:w="270" w:type="dxa"/>
          </w:tcPr>
          <w:p w14:paraId="3412FB11"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88" w:type="dxa"/>
          </w:tcPr>
          <w:p w14:paraId="573684FB"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Governance &amp; Compliance</w:t>
            </w:r>
          </w:p>
        </w:tc>
      </w:tr>
      <w:tr w:rsidR="00E21025" w14:paraId="7C8B75E7" w14:textId="77777777" w:rsidTr="00A31E30">
        <w:trPr>
          <w:trHeight w:val="1232"/>
        </w:trPr>
        <w:tc>
          <w:tcPr>
            <w:cnfStyle w:val="001000000000" w:firstRow="0" w:lastRow="0" w:firstColumn="1" w:lastColumn="0" w:oddVBand="0" w:evenVBand="0" w:oddHBand="0" w:evenHBand="0" w:firstRowFirstColumn="0" w:firstRowLastColumn="0" w:lastRowFirstColumn="0" w:lastRowLastColumn="0"/>
            <w:tcW w:w="1365" w:type="dxa"/>
          </w:tcPr>
          <w:p w14:paraId="2ED2FC6A" w14:textId="77777777" w:rsidR="00E21025" w:rsidRDefault="00E21025" w:rsidP="00271140">
            <w:pPr>
              <w:rPr>
                <w:noProof/>
              </w:rPr>
            </w:pPr>
          </w:p>
        </w:tc>
        <w:tc>
          <w:tcPr>
            <w:tcW w:w="335" w:type="dxa"/>
          </w:tcPr>
          <w:p w14:paraId="2E927F15"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706" w:type="dxa"/>
          </w:tcPr>
          <w:p w14:paraId="45221368"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8" behindDoc="0" locked="0" layoutInCell="1" allowOverlap="1" wp14:anchorId="13D53A50" wp14:editId="762AD801">
                      <wp:simplePos x="0" y="0"/>
                      <wp:positionH relativeFrom="column">
                        <wp:posOffset>166243</wp:posOffset>
                      </wp:positionH>
                      <wp:positionV relativeFrom="paragraph">
                        <wp:posOffset>33528</wp:posOffset>
                      </wp:positionV>
                      <wp:extent cx="685804" cy="6858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22"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54F531F8">
                    <v:rect id="Rectangle 54" style="position:absolute;margin-left:13.1pt;margin-top:2.65pt;width:54pt;height:54pt;z-index:251666451;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15BAC92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">
                      <v:fill type="frame" o:title="" recolor="t" rotate="t" r:id="rId62"/>
                    </v:rect>
                  </w:pict>
                </mc:Fallback>
              </mc:AlternateContent>
            </w:r>
          </w:p>
        </w:tc>
        <w:tc>
          <w:tcPr>
            <w:tcW w:w="335" w:type="dxa"/>
          </w:tcPr>
          <w:p w14:paraId="474F6143"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99" w:type="dxa"/>
          </w:tcPr>
          <w:p w14:paraId="4B531112"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9" behindDoc="0" locked="0" layoutInCell="1" allowOverlap="1" wp14:anchorId="64AD84C0" wp14:editId="6FCAAF03">
                      <wp:simplePos x="0" y="0"/>
                      <wp:positionH relativeFrom="column">
                        <wp:posOffset>155702</wp:posOffset>
                      </wp:positionH>
                      <wp:positionV relativeFrom="paragraph">
                        <wp:posOffset>41275</wp:posOffset>
                      </wp:positionV>
                      <wp:extent cx="685804" cy="6858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21" cstate="print">
                                  <a:lum/>
                                </a:blip>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27EF82A7">
                    <v:rect id="Rectangle 55" style="position:absolute;margin-left:12.25pt;margin-top:3.25pt;width:54pt;height:54pt;z-index:251667475;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64BD1BB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">
                      <v:fill type="frame" o:title="" recolor="t" rotate="t" r:id="rId63"/>
                    </v:rect>
                  </w:pict>
                </mc:Fallback>
              </mc:AlternateContent>
            </w:r>
          </w:p>
        </w:tc>
        <w:tc>
          <w:tcPr>
            <w:tcW w:w="270" w:type="dxa"/>
          </w:tcPr>
          <w:p w14:paraId="4CC2AF30"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88" w:type="dxa"/>
          </w:tcPr>
          <w:p w14:paraId="63C7A17F" w14:textId="066DFDFE"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50" behindDoc="0" locked="0" layoutInCell="1" allowOverlap="1" wp14:anchorId="4DA8EA32" wp14:editId="642D4D6A">
                      <wp:simplePos x="0" y="0"/>
                      <wp:positionH relativeFrom="column">
                        <wp:posOffset>220599</wp:posOffset>
                      </wp:positionH>
                      <wp:positionV relativeFrom="paragraph">
                        <wp:posOffset>41148</wp:posOffset>
                      </wp:positionV>
                      <wp:extent cx="685804" cy="6858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23"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516A9263">
                    <v:rect id="Rectangle 56" style="position:absolute;margin-left:17.35pt;margin-top:3.25pt;width:54pt;height:54pt;z-index:251668499;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21D60FE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">
                      <v:fill type="frame" o:title="" recolor="t" rotate="t" r:id="rId64"/>
                    </v:rect>
                  </w:pict>
                </mc:Fallback>
              </mc:AlternateContent>
            </w:r>
          </w:p>
        </w:tc>
      </w:tr>
      <w:tr w:rsidR="00E21025" w14:paraId="32C4F142"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0D3706EC" w14:textId="77777777" w:rsidR="00E21025" w:rsidRDefault="00E21025" w:rsidP="00271140">
            <w:r>
              <w:t>Report types</w:t>
            </w:r>
          </w:p>
        </w:tc>
        <w:tc>
          <w:tcPr>
            <w:tcW w:w="335" w:type="dxa"/>
          </w:tcPr>
          <w:p w14:paraId="185F4488"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19D4DDB7" w14:textId="77777777" w:rsidR="00E21025" w:rsidRDefault="00E21025" w:rsidP="00271140">
            <w:pPr>
              <w:ind w:left="54"/>
              <w:jc w:val="center"/>
              <w:cnfStyle w:val="000000000000" w:firstRow="0" w:lastRow="0" w:firstColumn="0" w:lastColumn="0" w:oddVBand="0" w:evenVBand="0" w:oddHBand="0" w:evenHBand="0" w:firstRowFirstColumn="0" w:firstRowLastColumn="0" w:lastRowFirstColumn="0" w:lastRowLastColumn="0"/>
            </w:pPr>
            <w:r>
              <w:t>Application permissions and usage.</w:t>
            </w:r>
          </w:p>
          <w:p w14:paraId="164A73D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335" w:type="dxa"/>
          </w:tcPr>
          <w:p w14:paraId="414A1DEC"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536AD062" w14:textId="77777777" w:rsidR="00E21025" w:rsidRDefault="00E21025" w:rsidP="00271140">
            <w:pPr>
              <w:ind w:left="89"/>
              <w:jc w:val="center"/>
              <w:cnfStyle w:val="000000000000" w:firstRow="0" w:lastRow="0" w:firstColumn="0" w:lastColumn="0" w:oddVBand="0" w:evenVBand="0" w:oddHBand="0" w:evenHBand="0" w:firstRowFirstColumn="0" w:firstRowLastColumn="0" w:lastRowFirstColumn="0" w:lastRowLastColumn="0"/>
            </w:pPr>
            <w:r>
              <w:t>Account provisioning activity</w:t>
            </w:r>
          </w:p>
        </w:tc>
        <w:tc>
          <w:tcPr>
            <w:tcW w:w="270" w:type="dxa"/>
          </w:tcPr>
          <w:p w14:paraId="43C91DC9"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15888E3A" w14:textId="44775AB9"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Review who is accessing the applications</w:t>
            </w:r>
          </w:p>
        </w:tc>
      </w:tr>
      <w:tr w:rsidR="00E21025" w14:paraId="39023E27"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48682E91" w14:textId="77777777" w:rsidR="00E21025" w:rsidRDefault="00E21025" w:rsidP="00271140"/>
          <w:p w14:paraId="5FCF565A" w14:textId="77777777" w:rsidR="00E21025" w:rsidRDefault="00E21025" w:rsidP="00271140">
            <w:r>
              <w:t>Potential actions</w:t>
            </w:r>
          </w:p>
        </w:tc>
        <w:tc>
          <w:tcPr>
            <w:tcW w:w="335" w:type="dxa"/>
          </w:tcPr>
          <w:p w14:paraId="4B565037"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49502CC4"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23D22C6D"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Audit access; revoke permissions</w:t>
            </w:r>
          </w:p>
        </w:tc>
        <w:tc>
          <w:tcPr>
            <w:tcW w:w="335" w:type="dxa"/>
          </w:tcPr>
          <w:p w14:paraId="50FF278A"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679CC015"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0381D580"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Remediate any provisioning errors</w:t>
            </w:r>
          </w:p>
        </w:tc>
        <w:tc>
          <w:tcPr>
            <w:tcW w:w="270" w:type="dxa"/>
          </w:tcPr>
          <w:p w14:paraId="26E84A3F"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387515F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7ED7D48E" w14:textId="3A810E5D"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Revoke access</w:t>
            </w:r>
          </w:p>
        </w:tc>
      </w:tr>
    </w:tbl>
    <w:p w14:paraId="26172DAB" w14:textId="0910D15B" w:rsidR="00323B94" w:rsidRDefault="00323B94" w:rsidP="00323B94"/>
    <w:p w14:paraId="653C34D9" w14:textId="60EB8465" w:rsidR="005159ED" w:rsidRDefault="005159ED" w:rsidP="00323B94">
      <w:r>
        <w:t xml:space="preserve">Azure AD retains most auditing data for 30 </w:t>
      </w:r>
      <w:r w:rsidR="006E147C">
        <w:t>days and</w:t>
      </w:r>
      <w:r>
        <w:t xml:space="preserve"> makes the data available via </w:t>
      </w:r>
      <w:r w:rsidR="0086694B" w:rsidRPr="0086694B">
        <w:t>Azure Admin Portal</w:t>
      </w:r>
      <w:r w:rsidR="0086694B">
        <w:t xml:space="preserve"> or</w:t>
      </w:r>
      <w:r>
        <w:t xml:space="preserve"> API for you to download into your analysis systems.</w:t>
      </w:r>
    </w:p>
    <w:p w14:paraId="623FC83E" w14:textId="77777777" w:rsidR="00323B94" w:rsidRPr="00DA48C1" w:rsidRDefault="41CBE487" w:rsidP="00323B94">
      <w:r>
        <w:t xml:space="preserve">Learn more: </w:t>
      </w:r>
      <w:hyperlink r:id="rId65">
        <w:r w:rsidRPr="41CBE487">
          <w:rPr>
            <w:rStyle w:val="Hyperlink"/>
          </w:rPr>
          <w:t>View your access and usage reports</w:t>
        </w:r>
      </w:hyperlink>
      <w:r>
        <w:t>  </w:t>
      </w:r>
    </w:p>
    <w:p w14:paraId="43F1EB88" w14:textId="77777777" w:rsidR="00323B94" w:rsidRPr="00DA48C1" w:rsidRDefault="00323B94" w:rsidP="00323B94"/>
    <w:p w14:paraId="1C2FEFE4" w14:textId="407E5A20" w:rsidR="00FD5EDE" w:rsidRDefault="003042F1" w:rsidP="00515B87">
      <w:pPr>
        <w:pStyle w:val="Heading3"/>
      </w:pPr>
      <w:bookmarkStart w:id="50" w:name="_Toc508188802"/>
      <w:bookmarkStart w:id="51" w:name="_Toc508610083"/>
      <w:bookmarkStart w:id="52" w:name="_Toc511030868"/>
      <w:r>
        <w:t xml:space="preserve">Planning </w:t>
      </w:r>
      <w:r w:rsidR="005C0CD2">
        <w:t>Y</w:t>
      </w:r>
      <w:r>
        <w:t xml:space="preserve">our Security </w:t>
      </w:r>
      <w:r w:rsidR="003B7449">
        <w:t>Review</w:t>
      </w:r>
      <w:bookmarkEnd w:id="50"/>
      <w:bookmarkEnd w:id="51"/>
      <w:bookmarkEnd w:id="52"/>
      <w:r w:rsidR="003B7449">
        <w:t xml:space="preserve"> </w:t>
      </w:r>
      <w:bookmarkStart w:id="53" w:name="_Plan"/>
      <w:bookmarkEnd w:id="9"/>
      <w:bookmarkEnd w:id="10"/>
      <w:bookmarkEnd w:id="11"/>
      <w:bookmarkEnd w:id="12"/>
      <w:bookmarkEnd w:id="53"/>
    </w:p>
    <w:p w14:paraId="7612BAE4" w14:textId="77777777" w:rsidR="00FD5EDE" w:rsidRDefault="00FD5EDE" w:rsidP="00FD5EDE">
      <w:r>
        <w:t>The following describes security considerations related to this change:</w:t>
      </w:r>
    </w:p>
    <w:p w14:paraId="7D0D632B" w14:textId="47997647" w:rsidR="00E62E06" w:rsidRDefault="00BE50A0" w:rsidP="00BC26F3">
      <w:r>
        <w:t xml:space="preserve">It’s not uncommon for a security review to be required as part of a deployment of a new service.  </w:t>
      </w:r>
      <w:r w:rsidR="00FD5EDE">
        <w:t>If a security review is required</w:t>
      </w:r>
      <w:r w:rsidR="001774A6">
        <w:t xml:space="preserve"> or has not yet been conducted,</w:t>
      </w:r>
      <w:r w:rsidR="00FD5EDE">
        <w:t xml:space="preserve"> please </w:t>
      </w:r>
      <w:r w:rsidR="003E3773">
        <w:t>review</w:t>
      </w:r>
      <w:r w:rsidR="00FD5EDE">
        <w:t xml:space="preserve"> </w:t>
      </w:r>
      <w:r w:rsidR="0080351F">
        <w:t xml:space="preserve">the many Azure AD </w:t>
      </w:r>
      <w:hyperlink r:id="rId66" w:history="1">
        <w:r w:rsidR="008D3B40" w:rsidRPr="00463AF6">
          <w:rPr>
            <w:rStyle w:val="Hyperlink"/>
          </w:rPr>
          <w:t>whitepapers</w:t>
        </w:r>
      </w:hyperlink>
      <w:r w:rsidR="008D3B40">
        <w:t xml:space="preserve"> </w:t>
      </w:r>
      <w:r w:rsidR="0080351F">
        <w:t xml:space="preserve">that will </w:t>
      </w:r>
      <w:r w:rsidR="00E52872">
        <w:t>provides an overview</w:t>
      </w:r>
      <w:r w:rsidR="0080351F">
        <w:t xml:space="preserve"> </w:t>
      </w:r>
      <w:r w:rsidR="00463AF6">
        <w:t xml:space="preserve">for the identity as a service. </w:t>
      </w:r>
      <w:bookmarkStart w:id="54" w:name="_Toc502750742"/>
      <w:bookmarkStart w:id="55" w:name="_Toc502924273"/>
    </w:p>
    <w:p w14:paraId="48EE0730" w14:textId="2E53875E" w:rsidR="00ED2928" w:rsidRDefault="00ED2928" w:rsidP="004D7E6A">
      <w:pPr>
        <w:pStyle w:val="Heading1"/>
      </w:pPr>
      <w:bookmarkStart w:id="56" w:name="_Toc508188803"/>
      <w:bookmarkStart w:id="57" w:name="_Toc508610084"/>
      <w:bookmarkStart w:id="58" w:name="_Toc511030869"/>
      <w:r>
        <w:t>Design</w:t>
      </w:r>
      <w:bookmarkEnd w:id="56"/>
      <w:r w:rsidR="00206FA5">
        <w:t>ing Your Implementation</w:t>
      </w:r>
      <w:bookmarkStart w:id="59" w:name="_Established_Timelines"/>
      <w:bookmarkStart w:id="60" w:name="_Design"/>
      <w:bookmarkEnd w:id="54"/>
      <w:bookmarkEnd w:id="55"/>
      <w:bookmarkEnd w:id="57"/>
      <w:bookmarkEnd w:id="58"/>
      <w:bookmarkEnd w:id="59"/>
      <w:bookmarkEnd w:id="60"/>
    </w:p>
    <w:p w14:paraId="53C2E2CA" w14:textId="50C617AA" w:rsidR="00262FAC" w:rsidRDefault="00262FAC" w:rsidP="00D86214">
      <w:pPr>
        <w:spacing w:after="0" w:line="276" w:lineRule="auto"/>
      </w:pPr>
      <w:r>
        <w:t xml:space="preserve">This section </w:t>
      </w:r>
      <w:r w:rsidR="00E7632E">
        <w:t>is used to design the business capabilities that you want to enable</w:t>
      </w:r>
      <w:r w:rsidR="002D260F">
        <w:t xml:space="preserve">. </w:t>
      </w:r>
      <w:r w:rsidR="008E7B95">
        <w:t>You should add capabilities necessary for your environment</w:t>
      </w:r>
      <w:r w:rsidR="00067382">
        <w:t>. The capabilities necessary can then from the basis for your test planning.</w:t>
      </w:r>
      <w:r w:rsidR="000273C2" w:rsidRPr="000273C2">
        <w:t xml:space="preserve"> </w:t>
      </w:r>
      <w:r w:rsidR="000273C2">
        <w:t>. When there are choices among options, and Microsoft has a clear recommendation, it is indicated.</w:t>
      </w:r>
    </w:p>
    <w:p w14:paraId="4511019F" w14:textId="38780774" w:rsidR="006A37E3" w:rsidRDefault="006A37E3" w:rsidP="00D86214">
      <w:pPr>
        <w:spacing w:after="0" w:line="276" w:lineRule="auto"/>
      </w:pPr>
    </w:p>
    <w:p w14:paraId="6FC2CD0C" w14:textId="44AFA1CE" w:rsidR="006A37E3" w:rsidRDefault="006A37E3" w:rsidP="00D86214">
      <w:pPr>
        <w:spacing w:after="0" w:line="276" w:lineRule="auto"/>
      </w:pPr>
      <w:r>
        <w:t xml:space="preserve">Within each table below, </w:t>
      </w:r>
      <w:r w:rsidR="00375BA0">
        <w:t>i</w:t>
      </w:r>
      <w:r w:rsidR="000273C2">
        <w:t>ndicate in the required column</w:t>
      </w:r>
      <w:r>
        <w:t xml:space="preserve"> the business capabilities that you want to include in your design.</w:t>
      </w:r>
      <w:r w:rsidR="00375BA0">
        <w:t xml:space="preserve"> This will form the basis for your implementation </w:t>
      </w:r>
    </w:p>
    <w:p w14:paraId="21DC35F5" w14:textId="77777777" w:rsidR="006E143C" w:rsidRPr="006E143C" w:rsidRDefault="006E143C" w:rsidP="006E143C">
      <w:pPr>
        <w:spacing w:after="0" w:line="276" w:lineRule="auto"/>
      </w:pPr>
    </w:p>
    <w:p w14:paraId="59D6831B" w14:textId="77777777" w:rsidR="00176321" w:rsidRDefault="00176321" w:rsidP="00D86214">
      <w:pPr>
        <w:spacing w:after="0" w:line="276" w:lineRule="auto"/>
      </w:pPr>
    </w:p>
    <w:p w14:paraId="3481D21F" w14:textId="7C012861" w:rsidR="008E7B95" w:rsidRDefault="006E74AE" w:rsidP="003A58A1">
      <w:pPr>
        <w:pStyle w:val="Heading2"/>
      </w:pPr>
      <w:bookmarkStart w:id="61" w:name="_Toc508188804"/>
      <w:bookmarkStart w:id="62" w:name="_Toc508610085"/>
      <w:bookmarkStart w:id="63" w:name="_Toc511030870"/>
      <w:r w:rsidRPr="003A58A1">
        <w:lastRenderedPageBreak/>
        <w:drawing>
          <wp:anchor distT="0" distB="0" distL="114300" distR="114300" simplePos="0" relativeHeight="251658247" behindDoc="0" locked="0" layoutInCell="1" allowOverlap="1" wp14:anchorId="4D14A977" wp14:editId="2CB62B73">
            <wp:simplePos x="0" y="0"/>
            <wp:positionH relativeFrom="column">
              <wp:posOffset>0</wp:posOffset>
            </wp:positionH>
            <wp:positionV relativeFrom="paragraph">
              <wp:posOffset>-635</wp:posOffset>
            </wp:positionV>
            <wp:extent cx="184752" cy="18793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184752" cy="187939"/>
                    </a:xfrm>
                    <a:prstGeom prst="rect">
                      <a:avLst/>
                    </a:prstGeom>
                  </pic:spPr>
                </pic:pic>
              </a:graphicData>
            </a:graphic>
          </wp:anchor>
        </w:drawing>
      </w:r>
      <w:r>
        <w:t xml:space="preserve">        </w:t>
      </w:r>
      <w:r w:rsidR="008E7B95">
        <w:t>Designing Single Sign on</w:t>
      </w:r>
      <w:bookmarkEnd w:id="61"/>
      <w:bookmarkEnd w:id="62"/>
      <w:bookmarkEnd w:id="63"/>
      <w:r w:rsidR="008E7B95">
        <w:t xml:space="preserve"> </w:t>
      </w:r>
    </w:p>
    <w:p w14:paraId="57757ACB" w14:textId="3D227086" w:rsidR="004F6A79" w:rsidRPr="00DF22FF" w:rsidRDefault="006D6550" w:rsidP="00DF22FF">
      <w:r>
        <w:t xml:space="preserve">Choose which type of Single Sign on you would like to use and remove the ones that do not apply. </w:t>
      </w:r>
    </w:p>
    <w:tbl>
      <w:tblPr>
        <w:tblStyle w:val="Deploymentguide"/>
        <w:tblW w:w="10359" w:type="dxa"/>
        <w:tblLook w:val="0420" w:firstRow="1" w:lastRow="0" w:firstColumn="0" w:lastColumn="0" w:noHBand="0" w:noVBand="1"/>
      </w:tblPr>
      <w:tblGrid>
        <w:gridCol w:w="2695"/>
        <w:gridCol w:w="7664"/>
      </w:tblGrid>
      <w:tr w:rsidR="006D6550" w14:paraId="049F1BFC" w14:textId="77777777" w:rsidTr="00A31E30">
        <w:trPr>
          <w:cnfStyle w:val="100000000000" w:firstRow="1" w:lastRow="0" w:firstColumn="0" w:lastColumn="0" w:oddVBand="0" w:evenVBand="0" w:oddHBand="0" w:evenHBand="0" w:firstRowFirstColumn="0" w:firstRowLastColumn="0" w:lastRowFirstColumn="0" w:lastRowLastColumn="0"/>
          <w:trHeight w:val="440"/>
        </w:trPr>
        <w:tc>
          <w:tcPr>
            <w:tcW w:w="2695" w:type="dxa"/>
          </w:tcPr>
          <w:p w14:paraId="0A925586" w14:textId="063D106C" w:rsidR="006D6550" w:rsidRDefault="006D6550" w:rsidP="009277C0">
            <w:r>
              <w:t>SSO type</w:t>
            </w:r>
          </w:p>
        </w:tc>
        <w:tc>
          <w:tcPr>
            <w:tcW w:w="7664" w:type="dxa"/>
          </w:tcPr>
          <w:p w14:paraId="2AE7A5EF" w14:textId="109AEABF" w:rsidR="006D6550" w:rsidRDefault="006D6550" w:rsidP="009277C0">
            <w:r>
              <w:t>Description</w:t>
            </w:r>
          </w:p>
        </w:tc>
      </w:tr>
      <w:tr w:rsidR="006D6550" w14:paraId="2B2EC683" w14:textId="77777777" w:rsidTr="00544C90">
        <w:trPr>
          <w:trHeight w:val="1709"/>
        </w:trPr>
        <w:tc>
          <w:tcPr>
            <w:tcW w:w="2695" w:type="dxa"/>
          </w:tcPr>
          <w:p w14:paraId="670150A9" w14:textId="3F9F8BD5" w:rsidR="006D6550" w:rsidRDefault="006D6550" w:rsidP="009277C0">
            <w:r>
              <w:t>Federated single sign on</w:t>
            </w:r>
            <w:r w:rsidR="0072061B">
              <w:t xml:space="preserve"> with Azure AD</w:t>
            </w:r>
          </w:p>
        </w:tc>
        <w:tc>
          <w:tcPr>
            <w:tcW w:w="7664" w:type="dxa"/>
          </w:tcPr>
          <w:p w14:paraId="5E9C82D6" w14:textId="77777777" w:rsidR="006D6550" w:rsidRDefault="006D6550" w:rsidP="007A629B">
            <w:pPr>
              <w:pStyle w:val="ListParagraph"/>
              <w:numPr>
                <w:ilvl w:val="0"/>
                <w:numId w:val="29"/>
              </w:numPr>
              <w:rPr>
                <w:color w:val="538135" w:themeColor="accent6" w:themeShade="BF"/>
              </w:rPr>
            </w:pPr>
            <w:r w:rsidRPr="00DF22FF">
              <w:rPr>
                <w:color w:val="538135" w:themeColor="accent6" w:themeShade="BF"/>
              </w:rPr>
              <w:t xml:space="preserve">Microsoft Recommended </w:t>
            </w:r>
          </w:p>
          <w:p w14:paraId="3880537D" w14:textId="4080DAFA" w:rsidR="006D6550" w:rsidRPr="00DF22FF" w:rsidRDefault="006D6550">
            <w:pPr>
              <w:rPr>
                <w:color w:val="538135" w:themeColor="accent6" w:themeShade="BF"/>
              </w:rPr>
            </w:pPr>
            <w:r>
              <w:t>E</w:t>
            </w:r>
            <w:r w:rsidRPr="006D6550">
              <w:t>nables applications to redirect to Azure AD for user authentication instead of prompting for its own password. This is supported for applications that support protocols such as SAML 2.0, WS-Federation, or OpenID Connect, and is the richest mode of single sign-on.</w:t>
            </w:r>
            <w:r>
              <w:t xml:space="preserve"> </w:t>
            </w:r>
          </w:p>
        </w:tc>
      </w:tr>
      <w:tr w:rsidR="006D6550" w14:paraId="7E51016E" w14:textId="77777777" w:rsidTr="00544C90">
        <w:trPr>
          <w:trHeight w:val="678"/>
        </w:trPr>
        <w:tc>
          <w:tcPr>
            <w:tcW w:w="2695" w:type="dxa"/>
          </w:tcPr>
          <w:p w14:paraId="19B4DFBB" w14:textId="023CB956" w:rsidR="006D6550" w:rsidRDefault="006D6550" w:rsidP="009277C0">
            <w:r>
              <w:t>Password based SSO</w:t>
            </w:r>
          </w:p>
        </w:tc>
        <w:tc>
          <w:tcPr>
            <w:tcW w:w="7664" w:type="dxa"/>
          </w:tcPr>
          <w:p w14:paraId="4AF7CAB8" w14:textId="42D2AC5B" w:rsidR="006D6550" w:rsidRDefault="006D6550" w:rsidP="009277C0">
            <w:r>
              <w:t>E</w:t>
            </w:r>
            <w:r w:rsidRPr="006D6550">
              <w:t>nables secure application password storage and replay using a web browser extension or mobile app. This leverages the existing sign-in process provided by the application, but enables an administrator to manage the passwords and does not require the user to know the password.</w:t>
            </w:r>
          </w:p>
        </w:tc>
      </w:tr>
    </w:tbl>
    <w:p w14:paraId="74E7DD1C" w14:textId="77777777" w:rsidR="005D67E2" w:rsidRPr="005D67E2" w:rsidRDefault="005D67E2" w:rsidP="005D67E2"/>
    <w:p w14:paraId="3BEF9B10" w14:textId="57938B58" w:rsidR="00453859" w:rsidRDefault="00453859" w:rsidP="00515B87">
      <w:pPr>
        <w:pStyle w:val="Heading3"/>
      </w:pPr>
      <w:bookmarkStart w:id="64" w:name="_Endpoint_Information"/>
      <w:bookmarkStart w:id="65" w:name="_Toc508188805"/>
      <w:bookmarkStart w:id="66" w:name="_Toc508610086"/>
      <w:bookmarkStart w:id="67" w:name="_Toc511030871"/>
      <w:bookmarkEnd w:id="64"/>
      <w:r>
        <w:t>Endpoint Information</w:t>
      </w:r>
      <w:bookmarkEnd w:id="65"/>
      <w:bookmarkEnd w:id="66"/>
      <w:bookmarkEnd w:id="67"/>
    </w:p>
    <w:p w14:paraId="721C885B" w14:textId="32E68EC2" w:rsidR="00453859" w:rsidRDefault="00453859" w:rsidP="00453859">
      <w:r>
        <w:t xml:space="preserve">Prior to configuring the application, </w:t>
      </w:r>
      <w:r w:rsidR="005E619F">
        <w:t>developers</w:t>
      </w:r>
      <w:r>
        <w:t xml:space="preserve"> will need the following information. </w:t>
      </w:r>
      <w:r w:rsidR="005E619F">
        <w:t>Record it here</w:t>
      </w:r>
      <w:r w:rsidR="0087414D">
        <w:t xml:space="preserve">. </w:t>
      </w:r>
      <w:r w:rsidR="006D6550">
        <w:t xml:space="preserve">Note, if you chose password SSO above, you can remove this section. </w:t>
      </w:r>
    </w:p>
    <w:p w14:paraId="0DB35230" w14:textId="0034C009" w:rsidR="00FD28F9" w:rsidRPr="00FD28F9" w:rsidRDefault="00FD28F9" w:rsidP="00FD28F9">
      <w:pPr>
        <w:rPr>
          <w:b/>
        </w:rPr>
      </w:pPr>
      <w:r w:rsidRPr="00FD28F9">
        <w:rPr>
          <w:b/>
        </w:rPr>
        <w:t>Sign-on URL</w:t>
      </w:r>
    </w:p>
    <w:p w14:paraId="02B7C52E" w14:textId="33C76580" w:rsidR="00FD28F9" w:rsidRPr="00FD28F9" w:rsidRDefault="00FD28F9" w:rsidP="00FD28F9">
      <w:pPr>
        <w:pStyle w:val="ListParagraph"/>
        <w:numPr>
          <w:ilvl w:val="0"/>
          <w:numId w:val="47"/>
        </w:numPr>
        <w:rPr>
          <w:bCs/>
        </w:rPr>
      </w:pPr>
      <w:r>
        <w:t xml:space="preserve">Where the user goes to sign-in to this application. </w:t>
      </w:r>
      <w:r w:rsidRPr="00FE2560">
        <w:t>If the application is configured to perform service provider-initiated single sign-on, then when a user navigates to this URL, the service provider will do the necessary redirection to Azure AD to authenticate and log on the user in.</w:t>
      </w:r>
    </w:p>
    <w:p w14:paraId="2929FA7E" w14:textId="73C6454D" w:rsidR="00FD28F9" w:rsidRPr="00FD28F9" w:rsidRDefault="00FD28F9" w:rsidP="00FD28F9">
      <w:pPr>
        <w:rPr>
          <w:b/>
        </w:rPr>
      </w:pPr>
      <w:r w:rsidRPr="00FD28F9">
        <w:rPr>
          <w:b/>
        </w:rPr>
        <w:t>Identifier</w:t>
      </w:r>
    </w:p>
    <w:p w14:paraId="185DA31F" w14:textId="0F33B421" w:rsidR="00FD28F9" w:rsidRDefault="00FD28F9" w:rsidP="00FD28F9">
      <w:pPr>
        <w:pStyle w:val="ListParagraph"/>
        <w:numPr>
          <w:ilvl w:val="0"/>
          <w:numId w:val="47"/>
        </w:numPr>
      </w:pPr>
      <w:r w:rsidRPr="00FD2FF9">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09BD4B78" w14:textId="1E2BBF3F" w:rsidR="00FD28F9" w:rsidRPr="00FD28F9" w:rsidRDefault="00FD28F9" w:rsidP="00FD28F9">
      <w:pPr>
        <w:rPr>
          <w:b/>
        </w:rPr>
      </w:pPr>
      <w:r w:rsidRPr="00FD28F9">
        <w:rPr>
          <w:b/>
        </w:rPr>
        <w:t>Reply URL</w:t>
      </w:r>
    </w:p>
    <w:p w14:paraId="0F549740" w14:textId="087CE2CE" w:rsidR="00FD28F9" w:rsidRDefault="00FD28F9" w:rsidP="00FD28F9">
      <w:pPr>
        <w:pStyle w:val="ListParagraph"/>
        <w:numPr>
          <w:ilvl w:val="0"/>
          <w:numId w:val="47"/>
        </w:numPr>
      </w:pPr>
      <w:r w:rsidRPr="00FD2FF9">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2438007B" w14:textId="62C21F96" w:rsidR="00FD28F9" w:rsidRPr="00FD28F9" w:rsidRDefault="00FD28F9" w:rsidP="00FD28F9">
      <w:pPr>
        <w:rPr>
          <w:b/>
        </w:rPr>
      </w:pPr>
      <w:r w:rsidRPr="00FD28F9">
        <w:rPr>
          <w:b/>
        </w:rPr>
        <w:t>SAML SSO Sign-Out URL</w:t>
      </w:r>
    </w:p>
    <w:p w14:paraId="4C42BBE5" w14:textId="48D97A41" w:rsidR="00FD28F9" w:rsidRDefault="00FD28F9" w:rsidP="00FD28F9">
      <w:pPr>
        <w:pStyle w:val="ListParagraph"/>
        <w:numPr>
          <w:ilvl w:val="0"/>
          <w:numId w:val="47"/>
        </w:numPr>
      </w:pPr>
      <w:r w:rsidRPr="0057729A">
        <w:t>The Sign-On and Sign-Out service URL both resolve to the same endpoint, which is the SAML request-handling endpoint for your instance of Azure AD. The Issuer URL is the value that appears as the "Issuer" inside the SAML token issued to the application.</w:t>
      </w:r>
    </w:p>
    <w:p w14:paraId="20BD7119" w14:textId="0011D642" w:rsidR="00FD28F9" w:rsidRPr="00FD28F9" w:rsidRDefault="00FD28F9" w:rsidP="00FD28F9">
      <w:pPr>
        <w:rPr>
          <w:b/>
        </w:rPr>
      </w:pPr>
      <w:r w:rsidRPr="00FD28F9">
        <w:rPr>
          <w:b/>
        </w:rPr>
        <w:t>SAML Entity ID</w:t>
      </w:r>
    </w:p>
    <w:p w14:paraId="47554079" w14:textId="7C80B9DC" w:rsidR="00FD28F9" w:rsidRDefault="00FD28F9" w:rsidP="00FD28F9">
      <w:pPr>
        <w:pStyle w:val="ListParagraph"/>
        <w:numPr>
          <w:ilvl w:val="0"/>
          <w:numId w:val="47"/>
        </w:numPr>
      </w:pPr>
      <w:r w:rsidRPr="00C45EE9">
        <w:lastRenderedPageBreak/>
        <w:t xml:space="preserve">This value </w:t>
      </w:r>
      <w:r>
        <w:t>is</w:t>
      </w:r>
      <w:r w:rsidRPr="00C45EE9">
        <w:t xml:space="preserve"> in any SAML metadata provided by the application. Check the application’s SAML documentation for details on what its Entity ID or Audience value is.</w:t>
      </w:r>
      <w:r>
        <w:t xml:space="preserve"> This value is mapped to the </w:t>
      </w:r>
      <w:r w:rsidRPr="002976A9">
        <w:t>Reply URL</w:t>
      </w:r>
      <w:r>
        <w:t>.</w:t>
      </w:r>
    </w:p>
    <w:p w14:paraId="2BEDE930" w14:textId="5A301B1D" w:rsidR="00FD28F9" w:rsidRPr="002407EE" w:rsidRDefault="004560C3" w:rsidP="00453859">
      <w:r>
        <w:t>Use the following tables to document the endpoints for your deployment:</w:t>
      </w:r>
    </w:p>
    <w:tbl>
      <w:tblPr>
        <w:tblStyle w:val="Deploymentguide"/>
        <w:tblW w:w="9854" w:type="dxa"/>
        <w:tblLook w:val="0420" w:firstRow="1" w:lastRow="0" w:firstColumn="0" w:lastColumn="0" w:noHBand="0" w:noVBand="1"/>
      </w:tblPr>
      <w:tblGrid>
        <w:gridCol w:w="3415"/>
        <w:gridCol w:w="649"/>
        <w:gridCol w:w="5790"/>
      </w:tblGrid>
      <w:tr w:rsidR="005E619F" w14:paraId="721BE78E" w14:textId="77777777" w:rsidTr="00A31E30">
        <w:trPr>
          <w:cnfStyle w:val="100000000000" w:firstRow="1" w:lastRow="0" w:firstColumn="0" w:lastColumn="0" w:oddVBand="0" w:evenVBand="0" w:oddHBand="0" w:evenHBand="0" w:firstRowFirstColumn="0" w:firstRowLastColumn="0" w:lastRowFirstColumn="0" w:lastRowLastColumn="0"/>
          <w:trHeight w:val="276"/>
        </w:trPr>
        <w:tc>
          <w:tcPr>
            <w:tcW w:w="4064" w:type="dxa"/>
            <w:gridSpan w:val="2"/>
          </w:tcPr>
          <w:p w14:paraId="6D21F488" w14:textId="77777777" w:rsidR="005E619F" w:rsidRDefault="005E619F" w:rsidP="00D00D0A">
            <w:pPr>
              <w:rPr>
                <w:b w:val="0"/>
                <w:bCs w:val="0"/>
              </w:rPr>
            </w:pPr>
            <w:r>
              <w:t xml:space="preserve">Production </w:t>
            </w:r>
            <w:r w:rsidR="00FD28F9">
              <w:t>E</w:t>
            </w:r>
            <w:r>
              <w:t>nvironment</w:t>
            </w:r>
            <w:r w:rsidR="00B250D7">
              <w:t>:</w:t>
            </w:r>
          </w:p>
          <w:p w14:paraId="0BFEA90E" w14:textId="0368F8EB" w:rsidR="00A31E30" w:rsidRDefault="00A31E30" w:rsidP="00D00D0A"/>
        </w:tc>
        <w:tc>
          <w:tcPr>
            <w:tcW w:w="5790" w:type="dxa"/>
            <w:tcBorders>
              <w:bottom w:val="single" w:sz="4" w:space="0" w:color="4472C4" w:themeColor="accent1"/>
            </w:tcBorders>
          </w:tcPr>
          <w:p w14:paraId="43A8262C" w14:textId="3DFFA8B7" w:rsidR="005E619F" w:rsidRDefault="00BB68F2" w:rsidP="00D00D0A">
            <w:r>
              <w:t>Endpoints</w:t>
            </w:r>
          </w:p>
        </w:tc>
      </w:tr>
      <w:tr w:rsidR="005E619F" w14:paraId="14B901E9" w14:textId="77777777" w:rsidTr="00A31E30">
        <w:trPr>
          <w:trHeight w:val="267"/>
        </w:trPr>
        <w:tc>
          <w:tcPr>
            <w:tcW w:w="3415" w:type="dxa"/>
            <w:tcBorders>
              <w:right w:val="single" w:sz="4" w:space="0" w:color="4472C4" w:themeColor="accent1"/>
            </w:tcBorders>
          </w:tcPr>
          <w:p w14:paraId="42894B70" w14:textId="04957703" w:rsidR="005E619F" w:rsidRDefault="005E619F" w:rsidP="00D00D0A">
            <w:pPr>
              <w:rPr>
                <w:b/>
                <w:bCs/>
              </w:rPr>
            </w:pPr>
            <w:r>
              <w:t>Sign</w:t>
            </w:r>
            <w:r w:rsidR="00972C2A">
              <w:t>-</w:t>
            </w:r>
            <w:r>
              <w:t>on URL</w:t>
            </w:r>
            <w:r w:rsidR="008F2270">
              <w:t xml:space="preserve"> (SP-initiated only)</w:t>
            </w:r>
          </w:p>
          <w:p w14:paraId="338F1498" w14:textId="73D89A60" w:rsidR="00DA4525" w:rsidRPr="007259AB" w:rsidRDefault="00DA4525" w:rsidP="00FD28F9">
            <w:pPr>
              <w:rPr>
                <w:b/>
              </w:rPr>
            </w:pPr>
          </w:p>
        </w:tc>
        <w:tc>
          <w:tcPr>
            <w:tcW w:w="6439" w:type="dxa"/>
            <w:gridSpan w:val="2"/>
            <w:tcBorders>
              <w:left w:val="single" w:sz="4" w:space="0" w:color="4472C4" w:themeColor="accent1"/>
            </w:tcBorders>
          </w:tcPr>
          <w:p w14:paraId="479FDD8A" w14:textId="4BEB5027" w:rsidR="005E619F" w:rsidRPr="00DF22FF" w:rsidRDefault="005E619F" w:rsidP="00D00D0A">
            <w:pPr>
              <w:rPr>
                <w:color w:val="538135" w:themeColor="accent6" w:themeShade="BF"/>
              </w:rPr>
            </w:pPr>
          </w:p>
        </w:tc>
      </w:tr>
      <w:tr w:rsidR="005E619F" w14:paraId="71F064F0" w14:textId="77777777" w:rsidTr="00A31E30">
        <w:trPr>
          <w:trHeight w:val="449"/>
        </w:trPr>
        <w:tc>
          <w:tcPr>
            <w:tcW w:w="3415" w:type="dxa"/>
            <w:tcBorders>
              <w:right w:val="single" w:sz="4" w:space="0" w:color="4472C4" w:themeColor="accent1"/>
            </w:tcBorders>
          </w:tcPr>
          <w:p w14:paraId="21E1741D" w14:textId="77777777" w:rsidR="005E619F" w:rsidRDefault="005E619F" w:rsidP="00D00D0A">
            <w:pPr>
              <w:rPr>
                <w:b/>
                <w:bCs/>
              </w:rPr>
            </w:pPr>
            <w:r>
              <w:t>Identifier</w:t>
            </w:r>
          </w:p>
          <w:p w14:paraId="188AFEB8" w14:textId="12F37D29" w:rsidR="007259AB" w:rsidRDefault="007259AB" w:rsidP="00D00D0A"/>
        </w:tc>
        <w:tc>
          <w:tcPr>
            <w:tcW w:w="6439" w:type="dxa"/>
            <w:gridSpan w:val="2"/>
            <w:tcBorders>
              <w:left w:val="single" w:sz="4" w:space="0" w:color="4472C4" w:themeColor="accent1"/>
            </w:tcBorders>
          </w:tcPr>
          <w:p w14:paraId="275A9FBA" w14:textId="77777777" w:rsidR="005E619F" w:rsidRDefault="005E619F" w:rsidP="00D00D0A"/>
        </w:tc>
      </w:tr>
      <w:tr w:rsidR="007259AB" w14:paraId="4ED60743" w14:textId="77777777" w:rsidTr="00A31E30">
        <w:trPr>
          <w:trHeight w:val="449"/>
        </w:trPr>
        <w:tc>
          <w:tcPr>
            <w:tcW w:w="3415" w:type="dxa"/>
            <w:tcBorders>
              <w:right w:val="single" w:sz="4" w:space="0" w:color="4472C4" w:themeColor="accent1"/>
            </w:tcBorders>
          </w:tcPr>
          <w:p w14:paraId="5AAFFF9F" w14:textId="75F42A90" w:rsidR="007259AB" w:rsidRPr="00FD28F9" w:rsidRDefault="007259AB" w:rsidP="00D00D0A">
            <w:pPr>
              <w:rPr>
                <w:b/>
                <w:bCs/>
              </w:rPr>
            </w:pPr>
            <w:r>
              <w:t>Reply URL</w:t>
            </w:r>
          </w:p>
        </w:tc>
        <w:tc>
          <w:tcPr>
            <w:tcW w:w="6439" w:type="dxa"/>
            <w:gridSpan w:val="2"/>
            <w:tcBorders>
              <w:left w:val="single" w:sz="4" w:space="0" w:color="4472C4" w:themeColor="accent1"/>
            </w:tcBorders>
          </w:tcPr>
          <w:p w14:paraId="2CEE58EB" w14:textId="77777777" w:rsidR="007259AB" w:rsidRDefault="007259AB" w:rsidP="00D00D0A"/>
        </w:tc>
      </w:tr>
      <w:tr w:rsidR="007259AB" w14:paraId="0A55831D" w14:textId="77777777" w:rsidTr="00A31E30">
        <w:trPr>
          <w:trHeight w:val="449"/>
        </w:trPr>
        <w:tc>
          <w:tcPr>
            <w:tcW w:w="3415" w:type="dxa"/>
            <w:tcBorders>
              <w:right w:val="single" w:sz="4" w:space="0" w:color="4472C4" w:themeColor="accent1"/>
            </w:tcBorders>
          </w:tcPr>
          <w:p w14:paraId="2C1E0A3B" w14:textId="6BE5B17C" w:rsidR="007259AB" w:rsidRDefault="007259AB" w:rsidP="00D00D0A">
            <w:pPr>
              <w:rPr>
                <w:b/>
                <w:bCs/>
              </w:rPr>
            </w:pPr>
            <w:r>
              <w:t xml:space="preserve">SAML SSO </w:t>
            </w:r>
            <w:r w:rsidR="00BA7CA1">
              <w:t>Sign-out</w:t>
            </w:r>
            <w:r>
              <w:t xml:space="preserve"> URL</w:t>
            </w:r>
          </w:p>
          <w:p w14:paraId="56D1BB8D" w14:textId="48064A26" w:rsidR="00DA4525" w:rsidRDefault="00DA4525" w:rsidP="00D00D0A"/>
        </w:tc>
        <w:tc>
          <w:tcPr>
            <w:tcW w:w="6439" w:type="dxa"/>
            <w:gridSpan w:val="2"/>
            <w:tcBorders>
              <w:left w:val="single" w:sz="4" w:space="0" w:color="4472C4" w:themeColor="accent1"/>
            </w:tcBorders>
          </w:tcPr>
          <w:p w14:paraId="4714F706" w14:textId="77777777" w:rsidR="007259AB" w:rsidRDefault="007259AB" w:rsidP="00D00D0A"/>
        </w:tc>
      </w:tr>
      <w:tr w:rsidR="00DA4525" w14:paraId="5A50D8C5" w14:textId="77777777" w:rsidTr="00A31E30">
        <w:trPr>
          <w:trHeight w:val="449"/>
        </w:trPr>
        <w:tc>
          <w:tcPr>
            <w:tcW w:w="3415" w:type="dxa"/>
            <w:tcBorders>
              <w:right w:val="single" w:sz="4" w:space="0" w:color="4472C4" w:themeColor="accent1"/>
            </w:tcBorders>
          </w:tcPr>
          <w:p w14:paraId="19DBB490" w14:textId="6029009C" w:rsidR="00DA4525" w:rsidRPr="00FD28F9" w:rsidRDefault="00DA4525" w:rsidP="00D00D0A">
            <w:pPr>
              <w:rPr>
                <w:b/>
                <w:bCs/>
              </w:rPr>
            </w:pPr>
            <w:r>
              <w:t>SAML entity ID</w:t>
            </w:r>
          </w:p>
        </w:tc>
        <w:tc>
          <w:tcPr>
            <w:tcW w:w="6439" w:type="dxa"/>
            <w:gridSpan w:val="2"/>
            <w:tcBorders>
              <w:left w:val="single" w:sz="4" w:space="0" w:color="4472C4" w:themeColor="accent1"/>
            </w:tcBorders>
          </w:tcPr>
          <w:p w14:paraId="1CAAAA38" w14:textId="77777777" w:rsidR="00DA4525" w:rsidRDefault="00DA4525" w:rsidP="00D00D0A"/>
        </w:tc>
      </w:tr>
    </w:tbl>
    <w:p w14:paraId="29EE8C3E" w14:textId="77777777" w:rsidR="00FD28F9" w:rsidRDefault="00FD28F9" w:rsidP="003A58A1">
      <w:pPr>
        <w:pStyle w:val="Heading2"/>
      </w:pPr>
      <w:bookmarkStart w:id="68" w:name="_Toc502750745"/>
      <w:bookmarkStart w:id="69" w:name="_Toc502924276"/>
      <w:bookmarkStart w:id="70" w:name="_Hlk504732064"/>
    </w:p>
    <w:tbl>
      <w:tblPr>
        <w:tblStyle w:val="Deploymentguide"/>
        <w:tblW w:w="9854" w:type="dxa"/>
        <w:tblLook w:val="0420" w:firstRow="1" w:lastRow="0" w:firstColumn="0" w:lastColumn="0" w:noHBand="0" w:noVBand="1"/>
      </w:tblPr>
      <w:tblGrid>
        <w:gridCol w:w="3415"/>
        <w:gridCol w:w="649"/>
        <w:gridCol w:w="5790"/>
      </w:tblGrid>
      <w:tr w:rsidR="00FD28F9" w14:paraId="0658FE61" w14:textId="77777777" w:rsidTr="00A31E30">
        <w:trPr>
          <w:cnfStyle w:val="100000000000" w:firstRow="1" w:lastRow="0" w:firstColumn="0" w:lastColumn="0" w:oddVBand="0" w:evenVBand="0" w:oddHBand="0" w:evenHBand="0" w:firstRowFirstColumn="0" w:firstRowLastColumn="0" w:lastRowFirstColumn="0" w:lastRowLastColumn="0"/>
          <w:trHeight w:val="276"/>
        </w:trPr>
        <w:tc>
          <w:tcPr>
            <w:tcW w:w="4064" w:type="dxa"/>
            <w:gridSpan w:val="2"/>
          </w:tcPr>
          <w:p w14:paraId="3800FD36" w14:textId="77777777" w:rsidR="00FD28F9" w:rsidRDefault="00FD28F9" w:rsidP="00FD28F9">
            <w:pPr>
              <w:rPr>
                <w:b w:val="0"/>
                <w:bCs w:val="0"/>
              </w:rPr>
            </w:pPr>
            <w:r>
              <w:t>Test / Pre-Production Environment:</w:t>
            </w:r>
          </w:p>
          <w:p w14:paraId="27F4088E" w14:textId="4AAF0934" w:rsidR="00A31E30" w:rsidRDefault="00A31E30" w:rsidP="00FD28F9"/>
        </w:tc>
        <w:tc>
          <w:tcPr>
            <w:tcW w:w="5790" w:type="dxa"/>
            <w:tcBorders>
              <w:bottom w:val="single" w:sz="4" w:space="0" w:color="4472C4" w:themeColor="accent1"/>
            </w:tcBorders>
          </w:tcPr>
          <w:p w14:paraId="57F8FEEF" w14:textId="6181DD2F" w:rsidR="00FD28F9" w:rsidRDefault="00BB68F2" w:rsidP="00FD28F9">
            <w:r>
              <w:t>Endpoints</w:t>
            </w:r>
          </w:p>
        </w:tc>
      </w:tr>
      <w:tr w:rsidR="00FD28F9" w14:paraId="2EFF2404" w14:textId="77777777" w:rsidTr="00A31E30">
        <w:trPr>
          <w:trHeight w:val="267"/>
        </w:trPr>
        <w:tc>
          <w:tcPr>
            <w:tcW w:w="3415" w:type="dxa"/>
            <w:tcBorders>
              <w:right w:val="single" w:sz="4" w:space="0" w:color="4472C4" w:themeColor="accent1"/>
            </w:tcBorders>
          </w:tcPr>
          <w:p w14:paraId="1F2383C4" w14:textId="77777777" w:rsidR="00FD28F9" w:rsidRDefault="00FD28F9" w:rsidP="00FD28F9">
            <w:pPr>
              <w:rPr>
                <w:b/>
                <w:bCs/>
              </w:rPr>
            </w:pPr>
            <w:r>
              <w:t>Sign-on URL (SP-initiated only)</w:t>
            </w:r>
          </w:p>
          <w:p w14:paraId="3082B658" w14:textId="77777777" w:rsidR="00FD28F9" w:rsidRPr="007259AB" w:rsidRDefault="00FD28F9" w:rsidP="00FD28F9">
            <w:pPr>
              <w:rPr>
                <w:b/>
              </w:rPr>
            </w:pPr>
          </w:p>
        </w:tc>
        <w:tc>
          <w:tcPr>
            <w:tcW w:w="6439" w:type="dxa"/>
            <w:gridSpan w:val="2"/>
            <w:tcBorders>
              <w:left w:val="single" w:sz="4" w:space="0" w:color="4472C4" w:themeColor="accent1"/>
            </w:tcBorders>
          </w:tcPr>
          <w:p w14:paraId="219A1407" w14:textId="77777777" w:rsidR="00FD28F9" w:rsidRPr="00DF22FF" w:rsidRDefault="00FD28F9" w:rsidP="00FD28F9">
            <w:pPr>
              <w:rPr>
                <w:color w:val="538135" w:themeColor="accent6" w:themeShade="BF"/>
              </w:rPr>
            </w:pPr>
          </w:p>
        </w:tc>
      </w:tr>
      <w:tr w:rsidR="00FD28F9" w14:paraId="228BD458" w14:textId="77777777" w:rsidTr="00A31E30">
        <w:trPr>
          <w:trHeight w:val="449"/>
        </w:trPr>
        <w:tc>
          <w:tcPr>
            <w:tcW w:w="3415" w:type="dxa"/>
            <w:tcBorders>
              <w:right w:val="single" w:sz="4" w:space="0" w:color="4472C4" w:themeColor="accent1"/>
            </w:tcBorders>
          </w:tcPr>
          <w:p w14:paraId="0D156E45" w14:textId="77777777" w:rsidR="00FD28F9" w:rsidRDefault="00FD28F9" w:rsidP="00FD28F9">
            <w:pPr>
              <w:rPr>
                <w:b/>
                <w:bCs/>
              </w:rPr>
            </w:pPr>
            <w:r>
              <w:t>Identifier</w:t>
            </w:r>
          </w:p>
          <w:p w14:paraId="0A34051E" w14:textId="77777777" w:rsidR="00FD28F9" w:rsidRDefault="00FD28F9" w:rsidP="00FD28F9"/>
        </w:tc>
        <w:tc>
          <w:tcPr>
            <w:tcW w:w="6439" w:type="dxa"/>
            <w:gridSpan w:val="2"/>
            <w:tcBorders>
              <w:left w:val="single" w:sz="4" w:space="0" w:color="4472C4" w:themeColor="accent1"/>
            </w:tcBorders>
          </w:tcPr>
          <w:p w14:paraId="08B4FE48" w14:textId="77777777" w:rsidR="00FD28F9" w:rsidRDefault="00FD28F9" w:rsidP="00FD28F9"/>
        </w:tc>
      </w:tr>
      <w:tr w:rsidR="00FD28F9" w14:paraId="69BE7AFB" w14:textId="77777777" w:rsidTr="00A31E30">
        <w:trPr>
          <w:trHeight w:val="449"/>
        </w:trPr>
        <w:tc>
          <w:tcPr>
            <w:tcW w:w="3415" w:type="dxa"/>
            <w:tcBorders>
              <w:right w:val="single" w:sz="4" w:space="0" w:color="4472C4" w:themeColor="accent1"/>
            </w:tcBorders>
          </w:tcPr>
          <w:p w14:paraId="695DF2AE" w14:textId="77777777" w:rsidR="00FD28F9" w:rsidRPr="00FD28F9" w:rsidRDefault="00FD28F9" w:rsidP="00FD28F9">
            <w:pPr>
              <w:rPr>
                <w:b/>
                <w:bCs/>
              </w:rPr>
            </w:pPr>
            <w:r>
              <w:t>Reply URL</w:t>
            </w:r>
          </w:p>
        </w:tc>
        <w:tc>
          <w:tcPr>
            <w:tcW w:w="6439" w:type="dxa"/>
            <w:gridSpan w:val="2"/>
            <w:tcBorders>
              <w:left w:val="single" w:sz="4" w:space="0" w:color="4472C4" w:themeColor="accent1"/>
            </w:tcBorders>
          </w:tcPr>
          <w:p w14:paraId="5433FEB0" w14:textId="77777777" w:rsidR="00FD28F9" w:rsidRDefault="00FD28F9" w:rsidP="00FD28F9"/>
        </w:tc>
      </w:tr>
      <w:tr w:rsidR="00FD28F9" w14:paraId="766DD98B" w14:textId="77777777" w:rsidTr="00A31E30">
        <w:trPr>
          <w:trHeight w:val="449"/>
        </w:trPr>
        <w:tc>
          <w:tcPr>
            <w:tcW w:w="3415" w:type="dxa"/>
            <w:tcBorders>
              <w:right w:val="single" w:sz="4" w:space="0" w:color="4472C4" w:themeColor="accent1"/>
            </w:tcBorders>
          </w:tcPr>
          <w:p w14:paraId="4B80CF3E" w14:textId="77777777" w:rsidR="00FD28F9" w:rsidRDefault="00FD28F9" w:rsidP="00FD28F9">
            <w:pPr>
              <w:rPr>
                <w:b/>
                <w:bCs/>
              </w:rPr>
            </w:pPr>
            <w:r>
              <w:t>SAML SSO Sign-out URL</w:t>
            </w:r>
          </w:p>
          <w:p w14:paraId="279B521F" w14:textId="77777777" w:rsidR="00FD28F9" w:rsidRDefault="00FD28F9" w:rsidP="00FD28F9"/>
        </w:tc>
        <w:tc>
          <w:tcPr>
            <w:tcW w:w="6439" w:type="dxa"/>
            <w:gridSpan w:val="2"/>
            <w:tcBorders>
              <w:left w:val="single" w:sz="4" w:space="0" w:color="4472C4" w:themeColor="accent1"/>
            </w:tcBorders>
          </w:tcPr>
          <w:p w14:paraId="0CAA2583" w14:textId="77777777" w:rsidR="00FD28F9" w:rsidRDefault="00FD28F9" w:rsidP="00FD28F9"/>
        </w:tc>
      </w:tr>
      <w:tr w:rsidR="00FD28F9" w14:paraId="4E999678" w14:textId="77777777" w:rsidTr="00A31E30">
        <w:trPr>
          <w:trHeight w:val="449"/>
        </w:trPr>
        <w:tc>
          <w:tcPr>
            <w:tcW w:w="3415" w:type="dxa"/>
            <w:tcBorders>
              <w:right w:val="single" w:sz="4" w:space="0" w:color="4472C4" w:themeColor="accent1"/>
            </w:tcBorders>
          </w:tcPr>
          <w:p w14:paraId="6F3FAA38" w14:textId="77777777" w:rsidR="00FD28F9" w:rsidRPr="00FD28F9" w:rsidRDefault="00FD28F9" w:rsidP="00FD28F9">
            <w:pPr>
              <w:rPr>
                <w:b/>
                <w:bCs/>
              </w:rPr>
            </w:pPr>
            <w:r>
              <w:t>SAML entity ID</w:t>
            </w:r>
          </w:p>
        </w:tc>
        <w:tc>
          <w:tcPr>
            <w:tcW w:w="6439" w:type="dxa"/>
            <w:gridSpan w:val="2"/>
            <w:tcBorders>
              <w:left w:val="single" w:sz="4" w:space="0" w:color="4472C4" w:themeColor="accent1"/>
            </w:tcBorders>
          </w:tcPr>
          <w:p w14:paraId="787228F1" w14:textId="77777777" w:rsidR="00FD28F9" w:rsidRDefault="00FD28F9" w:rsidP="00FD28F9"/>
        </w:tc>
      </w:tr>
    </w:tbl>
    <w:p w14:paraId="6B0F43BE" w14:textId="77777777" w:rsidR="00FD28F9" w:rsidRDefault="00FD28F9" w:rsidP="003A58A1">
      <w:pPr>
        <w:pStyle w:val="Heading2"/>
      </w:pPr>
    </w:p>
    <w:p w14:paraId="02627289" w14:textId="77777777" w:rsidR="008F4C8A" w:rsidRDefault="008F4C8A" w:rsidP="003A58A1">
      <w:pPr>
        <w:pStyle w:val="Heading2"/>
      </w:pPr>
      <w:r>
        <w:br w:type="page"/>
      </w:r>
    </w:p>
    <w:p w14:paraId="28964D14" w14:textId="7401C153" w:rsidR="005950B5" w:rsidRDefault="00D86214" w:rsidP="003A58A1">
      <w:pPr>
        <w:pStyle w:val="Heading2"/>
      </w:pPr>
      <w:bookmarkStart w:id="71" w:name="_Toc508188806"/>
      <w:bookmarkStart w:id="72" w:name="_Toc508610087"/>
      <w:bookmarkStart w:id="73" w:name="_Toc511030872"/>
      <w:r>
        <w:lastRenderedPageBreak/>
        <w:t>Solution Architecture Diagram</w:t>
      </w:r>
      <w:r w:rsidR="00F90BBC">
        <w:t>s</w:t>
      </w:r>
      <w:r>
        <w:t xml:space="preserve"> and Description</w:t>
      </w:r>
      <w:bookmarkEnd w:id="68"/>
      <w:bookmarkEnd w:id="69"/>
      <w:bookmarkEnd w:id="71"/>
      <w:bookmarkEnd w:id="72"/>
      <w:bookmarkEnd w:id="73"/>
    </w:p>
    <w:p w14:paraId="25250F2E" w14:textId="17720A20" w:rsidR="00D86214" w:rsidRDefault="00F90BBC" w:rsidP="00F90BBC">
      <w:r>
        <w:t>Several topologies are represented below. You should choose the one that most closely matches your specific scenario, and delete the rest.</w:t>
      </w:r>
    </w:p>
    <w:p w14:paraId="3BF15A33" w14:textId="4F7B7830" w:rsidR="0069523C" w:rsidRDefault="00FC7C26" w:rsidP="00566A28">
      <w:pPr>
        <w:pStyle w:val="Heading3"/>
      </w:pPr>
      <w:bookmarkStart w:id="74" w:name="_Toc508188807"/>
      <w:bookmarkStart w:id="75" w:name="_Toc508610088"/>
      <w:bookmarkStart w:id="76" w:name="_Toc511030873"/>
      <w:r>
        <w:t xml:space="preserve">Azure </w:t>
      </w:r>
      <w:r w:rsidR="00CB5C03">
        <w:t xml:space="preserve">AD </w:t>
      </w:r>
      <w:r>
        <w:t>Single Sign-on</w:t>
      </w:r>
      <w:r w:rsidR="00332543">
        <w:t xml:space="preserve"> with Password Hash Sync</w:t>
      </w:r>
      <w:r w:rsidR="004C1F46">
        <w:t xml:space="preserve"> or cloud-based users Authentication</w:t>
      </w:r>
      <w:bookmarkEnd w:id="74"/>
      <w:bookmarkEnd w:id="75"/>
      <w:bookmarkEnd w:id="76"/>
    </w:p>
    <w:p w14:paraId="48D32D62" w14:textId="465F332C" w:rsidR="004C1F46" w:rsidRDefault="004C1F46" w:rsidP="004C1F46">
      <w:bookmarkStart w:id="77" w:name="_Toc502750746"/>
      <w:bookmarkStart w:id="78" w:name="_Toc502924277"/>
      <w:bookmarkEnd w:id="70"/>
      <w:r w:rsidRPr="008513B8">
        <w:t xml:space="preserve">This is an overview of how </w:t>
      </w:r>
      <w:r w:rsidR="003E1485">
        <w:t>the auth</w:t>
      </w:r>
      <w:r w:rsidR="00B7378E">
        <w:t>orization</w:t>
      </w:r>
      <w:r w:rsidR="003E1485">
        <w:t xml:space="preserve"> flow for Password Hash Sync or cloud user</w:t>
      </w:r>
      <w:r w:rsidRPr="008513B8">
        <w:t xml:space="preserve"> </w:t>
      </w:r>
      <w:r w:rsidR="00617692">
        <w:t>a</w:t>
      </w:r>
      <w:r w:rsidRPr="008513B8">
        <w:t>uthentication works</w:t>
      </w:r>
      <w:r w:rsidR="00617692">
        <w:t>.</w:t>
      </w:r>
    </w:p>
    <w:p w14:paraId="4D3AF9DF" w14:textId="11B0210A" w:rsidR="004604C9" w:rsidRDefault="004604C9" w:rsidP="004C1F46">
      <w:r>
        <w:t xml:space="preserve">The following diagram illustrates all the components and the steps involved when a user tries to sign in to an application secured by Azure AD, and if PHS </w:t>
      </w:r>
      <w:r w:rsidR="007142DB">
        <w:t xml:space="preserve">used </w:t>
      </w:r>
      <w:r>
        <w:t xml:space="preserve">or cloud-based </w:t>
      </w:r>
      <w:r w:rsidR="00D71CF0">
        <w:t>authentication flow:</w:t>
      </w:r>
    </w:p>
    <w:p w14:paraId="6880DE3E" w14:textId="5491B41B" w:rsidR="004C1F46" w:rsidRDefault="00D67113" w:rsidP="004C1F46">
      <w:r>
        <w:rPr>
          <w:noProof/>
        </w:rPr>
        <w:drawing>
          <wp:inline distT="0" distB="0" distL="0" distR="0" wp14:anchorId="74B764FE" wp14:editId="1027B39A">
            <wp:extent cx="6505832" cy="38576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10017" cy="3860107"/>
                    </a:xfrm>
                    <a:prstGeom prst="rect">
                      <a:avLst/>
                    </a:prstGeom>
                  </pic:spPr>
                </pic:pic>
              </a:graphicData>
            </a:graphic>
          </wp:inline>
        </w:drawing>
      </w:r>
      <w:r w:rsidR="004C1F46">
        <w:t xml:space="preserve">When a user tries to sign in to an application secured by Azure AD, and if </w:t>
      </w:r>
      <w:r w:rsidR="00617692">
        <w:t>the user is authenticating directly with Azure AD</w:t>
      </w:r>
      <w:r w:rsidR="004C1F46">
        <w:t>, the following steps occur:</w:t>
      </w:r>
    </w:p>
    <w:p w14:paraId="6477A279" w14:textId="77777777" w:rsidR="00617692" w:rsidRDefault="00617692" w:rsidP="00617692">
      <w:pPr>
        <w:pStyle w:val="ListParagraph"/>
        <w:numPr>
          <w:ilvl w:val="0"/>
          <w:numId w:val="45"/>
        </w:numPr>
      </w:pPr>
      <w:r>
        <w:t>The user tries to access an application, for example, Outlook Web App or Box.</w:t>
      </w:r>
    </w:p>
    <w:p w14:paraId="5CA0DD5D" w14:textId="77777777" w:rsidR="00617692" w:rsidRDefault="00617692" w:rsidP="00617692">
      <w:pPr>
        <w:pStyle w:val="ListParagraph"/>
        <w:numPr>
          <w:ilvl w:val="0"/>
          <w:numId w:val="45"/>
        </w:numPr>
      </w:pPr>
      <w:r>
        <w:t>If the user is not already signed in, the user is redirected to the Azure AD User Sign-in page.</w:t>
      </w:r>
    </w:p>
    <w:p w14:paraId="225917B9" w14:textId="77777777" w:rsidR="00617692" w:rsidRDefault="00617692" w:rsidP="00617692">
      <w:pPr>
        <w:pStyle w:val="ListParagraph"/>
        <w:numPr>
          <w:ilvl w:val="0"/>
          <w:numId w:val="45"/>
        </w:numPr>
      </w:pPr>
      <w:r>
        <w:t>The user enters their username and password into the Azure AD sign in page, and then selects the Sign in button.</w:t>
      </w:r>
    </w:p>
    <w:p w14:paraId="4EEFCD01" w14:textId="77777777" w:rsidR="00617692" w:rsidRDefault="00617692" w:rsidP="00617692">
      <w:pPr>
        <w:pStyle w:val="ListParagraph"/>
        <w:numPr>
          <w:ilvl w:val="0"/>
          <w:numId w:val="45"/>
        </w:numPr>
      </w:pPr>
      <w:r>
        <w:t>Azure AD evaluates the response and responds to the user as appropriate. For example, Azure AD either signs the user in immediately or requests for Azure Multi-Factor Authentication.</w:t>
      </w:r>
    </w:p>
    <w:p w14:paraId="60986D10" w14:textId="77777777" w:rsidR="00617692" w:rsidRDefault="00617692" w:rsidP="00617692">
      <w:pPr>
        <w:pStyle w:val="ListParagraph"/>
        <w:numPr>
          <w:ilvl w:val="0"/>
          <w:numId w:val="45"/>
        </w:numPr>
      </w:pPr>
      <w:r>
        <w:t>If the user sign-in is successful, the user can access the application.</w:t>
      </w:r>
    </w:p>
    <w:p w14:paraId="2DD7EB09" w14:textId="6AB412D1" w:rsidR="006846AF" w:rsidRDefault="00472574" w:rsidP="00FC7C26">
      <w:pPr>
        <w:rPr>
          <w:color w:val="FF0000"/>
        </w:rPr>
      </w:pPr>
      <w:r w:rsidRPr="00472574">
        <w:rPr>
          <w:noProof/>
        </w:rPr>
        <w:t xml:space="preserve"> </w:t>
      </w:r>
    </w:p>
    <w:p w14:paraId="6BB039BE" w14:textId="45DCD80D" w:rsidR="00E81C80" w:rsidRDefault="00074274" w:rsidP="00566A28">
      <w:pPr>
        <w:pStyle w:val="Heading3"/>
      </w:pPr>
      <w:bookmarkStart w:id="79" w:name="_Toc508188808"/>
      <w:bookmarkStart w:id="80" w:name="_Toc508610089"/>
      <w:bookmarkStart w:id="81" w:name="_Toc511030874"/>
      <w:r>
        <w:lastRenderedPageBreak/>
        <w:t xml:space="preserve">Azure AD Single Sign-on with AD FS </w:t>
      </w:r>
      <w:r w:rsidR="00DE1CAC">
        <w:t xml:space="preserve">or other Federation </w:t>
      </w:r>
      <w:r>
        <w:t>as IdP</w:t>
      </w:r>
      <w:bookmarkEnd w:id="79"/>
      <w:bookmarkEnd w:id="80"/>
      <w:bookmarkEnd w:id="81"/>
    </w:p>
    <w:p w14:paraId="4788364A" w14:textId="0BA06838" w:rsidR="00FD28F9" w:rsidRDefault="00FD28F9" w:rsidP="00FD28F9">
      <w:r>
        <w:t>This solution is a combination of hybrid identity sync using Azure AD Connect and maintaining a trust with on-premises federation service as the Identity provider for Azure Active Directory. Azure Active Directory acts as the IdP for the application while acting as the SP for the federation service on-premises.</w:t>
      </w:r>
    </w:p>
    <w:p w14:paraId="04DBC8D2" w14:textId="1C5E3664" w:rsidR="00FD28F9" w:rsidRDefault="00206FA5" w:rsidP="00FD28F9">
      <w:r>
        <w:t>The following diagram illustrates all the components and the steps involved w</w:t>
      </w:r>
      <w:r w:rsidR="00FD28F9">
        <w:t>hen a user tries to sign in to an application secured by Azure AD, and if ADFS is enabled on the tenant</w:t>
      </w:r>
      <w:r w:rsidR="0071065B">
        <w:t>:</w:t>
      </w:r>
    </w:p>
    <w:p w14:paraId="7EB3E478" w14:textId="678FEA7E" w:rsidR="00FD28F9" w:rsidRDefault="00350555" w:rsidP="00FD28F9">
      <w:r>
        <w:rPr>
          <w:noProof/>
        </w:rPr>
        <w:drawing>
          <wp:inline distT="0" distB="0" distL="0" distR="0" wp14:anchorId="1723D13F" wp14:editId="544AF7B3">
            <wp:extent cx="6629457" cy="284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37250" cy="2851323"/>
                    </a:xfrm>
                    <a:prstGeom prst="rect">
                      <a:avLst/>
                    </a:prstGeom>
                  </pic:spPr>
                </pic:pic>
              </a:graphicData>
            </a:graphic>
          </wp:inline>
        </w:drawing>
      </w:r>
    </w:p>
    <w:p w14:paraId="5650DB09" w14:textId="1A9B9E14" w:rsidR="00FD28F9" w:rsidRDefault="00FD28F9" w:rsidP="002566F5">
      <w:pPr>
        <w:pStyle w:val="ListParagraph"/>
        <w:numPr>
          <w:ilvl w:val="0"/>
          <w:numId w:val="49"/>
        </w:numPr>
      </w:pPr>
      <w:r>
        <w:t>The user tries to access an application, for example, Outlook Web App</w:t>
      </w:r>
      <w:r w:rsidR="00722B8C">
        <w:t xml:space="preserve"> or Box</w:t>
      </w:r>
      <w:r>
        <w:t>.</w:t>
      </w:r>
    </w:p>
    <w:p w14:paraId="76EFC374" w14:textId="77777777" w:rsidR="00FD28F9" w:rsidRDefault="00FD28F9" w:rsidP="002566F5">
      <w:pPr>
        <w:pStyle w:val="ListParagraph"/>
        <w:numPr>
          <w:ilvl w:val="0"/>
          <w:numId w:val="49"/>
        </w:numPr>
      </w:pPr>
      <w:r>
        <w:t>If the user is not already signed in, the user is redirected to the Azure AD User Sign-in page.</w:t>
      </w:r>
    </w:p>
    <w:p w14:paraId="672A3B84" w14:textId="40013A29" w:rsidR="00FD28F9" w:rsidRDefault="00FD28F9" w:rsidP="002566F5">
      <w:pPr>
        <w:pStyle w:val="ListParagraph"/>
        <w:numPr>
          <w:ilvl w:val="0"/>
          <w:numId w:val="49"/>
        </w:numPr>
      </w:pPr>
      <w:r>
        <w:t xml:space="preserve">The user enters their username into the Azure AD sign in page, and then </w:t>
      </w:r>
      <w:r w:rsidR="00AB251C">
        <w:t>hits tab</w:t>
      </w:r>
      <w:r>
        <w:t>.</w:t>
      </w:r>
    </w:p>
    <w:p w14:paraId="2E8970A1" w14:textId="4EC6B570" w:rsidR="00AB251C" w:rsidRDefault="00AB251C" w:rsidP="002566F5">
      <w:pPr>
        <w:pStyle w:val="ListParagraph"/>
        <w:numPr>
          <w:ilvl w:val="0"/>
          <w:numId w:val="49"/>
        </w:numPr>
      </w:pPr>
      <w:r>
        <w:t xml:space="preserve">Azure AD </w:t>
      </w:r>
      <w:r w:rsidR="001F59A8">
        <w:t>detects</w:t>
      </w:r>
      <w:r>
        <w:t xml:space="preserve"> HRD (Home Realm Discovery) </w:t>
      </w:r>
      <w:r w:rsidR="00692BC3">
        <w:t xml:space="preserve">based on the domain </w:t>
      </w:r>
      <w:r>
        <w:t xml:space="preserve">and </w:t>
      </w:r>
      <w:r w:rsidR="00B87584">
        <w:t>submits a</w:t>
      </w:r>
      <w:r w:rsidR="0003738A">
        <w:t xml:space="preserve"> token request</w:t>
      </w:r>
      <w:r>
        <w:t xml:space="preserve"> to the </w:t>
      </w:r>
      <w:r w:rsidR="00692BC3">
        <w:t>federated IdP (e.g. AD FS, PingFederate, ect.)</w:t>
      </w:r>
    </w:p>
    <w:p w14:paraId="382B719D" w14:textId="38CD82D1" w:rsidR="001F59A8" w:rsidRDefault="001F59A8" w:rsidP="002566F5">
      <w:pPr>
        <w:pStyle w:val="ListParagraph"/>
        <w:numPr>
          <w:ilvl w:val="0"/>
          <w:numId w:val="49"/>
        </w:numPr>
      </w:pPr>
      <w:r>
        <w:t>AD FS receives the SAML Request</w:t>
      </w:r>
    </w:p>
    <w:p w14:paraId="3F204B3E" w14:textId="092A5420" w:rsidR="007D35D7" w:rsidRDefault="007D35D7" w:rsidP="002566F5">
      <w:pPr>
        <w:pStyle w:val="ListParagraph"/>
        <w:numPr>
          <w:ilvl w:val="0"/>
          <w:numId w:val="49"/>
        </w:numPr>
      </w:pPr>
      <w:r>
        <w:t>AD FS prompts for forms-based authentication with username and password (</w:t>
      </w:r>
      <w:r w:rsidR="00AB0F84">
        <w:t>Windows Integrated Authentication may be performed if applicable)</w:t>
      </w:r>
    </w:p>
    <w:p w14:paraId="37EA12E9" w14:textId="78BBD409" w:rsidR="00AB0F84" w:rsidRDefault="005B387F" w:rsidP="002566F5">
      <w:pPr>
        <w:pStyle w:val="ListParagraph"/>
        <w:numPr>
          <w:ilvl w:val="0"/>
          <w:numId w:val="49"/>
        </w:numPr>
      </w:pPr>
      <w:r>
        <w:t>AD FS performs a Username and Password validation to local Active Directory</w:t>
      </w:r>
    </w:p>
    <w:p w14:paraId="58C257B4" w14:textId="7E96C48A" w:rsidR="005B387F" w:rsidRDefault="00757115" w:rsidP="002566F5">
      <w:pPr>
        <w:pStyle w:val="ListParagraph"/>
        <w:numPr>
          <w:ilvl w:val="0"/>
          <w:numId w:val="49"/>
        </w:numPr>
      </w:pPr>
      <w:r>
        <w:t>Successful update to AD FS</w:t>
      </w:r>
    </w:p>
    <w:p w14:paraId="78FECD80" w14:textId="0D886CE6" w:rsidR="00757115" w:rsidRDefault="00757115" w:rsidP="002566F5">
      <w:pPr>
        <w:pStyle w:val="ListParagraph"/>
        <w:numPr>
          <w:ilvl w:val="0"/>
          <w:numId w:val="49"/>
        </w:numPr>
      </w:pPr>
      <w:r>
        <w:t xml:space="preserve">AD FS returns a token Response with </w:t>
      </w:r>
      <w:r w:rsidR="003329B8">
        <w:t>claims based on rules for Azure AD’s original request</w:t>
      </w:r>
    </w:p>
    <w:p w14:paraId="3C181E93" w14:textId="120C8979" w:rsidR="00FD28F9" w:rsidRDefault="00FD28F9" w:rsidP="00AB0EF2">
      <w:pPr>
        <w:pStyle w:val="ListParagraph"/>
        <w:numPr>
          <w:ilvl w:val="0"/>
          <w:numId w:val="49"/>
        </w:numPr>
      </w:pPr>
      <w:r>
        <w:t xml:space="preserve">Azure AD evaluates the response and responds to the user as appropriate. For example, Azure AD either signs the user in immediately or requests for Azure Multi-Factor </w:t>
      </w:r>
      <w:r w:rsidR="00AB0EF2">
        <w:t xml:space="preserve">Authentication </w:t>
      </w:r>
      <w:r w:rsidR="00AB0EF2">
        <w:br/>
        <w:t>(</w:t>
      </w:r>
      <w:r w:rsidR="00AB0EF2" w:rsidRPr="00AB0EF2">
        <w:rPr>
          <w:i/>
        </w:rPr>
        <w:t>Note: this is where Conditional Access is applied</w:t>
      </w:r>
      <w:r w:rsidR="00AB0EF2">
        <w:t>)</w:t>
      </w:r>
      <w:r>
        <w:t>.</w:t>
      </w:r>
    </w:p>
    <w:p w14:paraId="0459C440" w14:textId="77777777" w:rsidR="00FD28F9" w:rsidRDefault="00FD28F9" w:rsidP="002566F5">
      <w:pPr>
        <w:pStyle w:val="ListParagraph"/>
        <w:numPr>
          <w:ilvl w:val="0"/>
          <w:numId w:val="49"/>
        </w:numPr>
      </w:pPr>
      <w:r>
        <w:t>If the user sign-in is successful, the user can access the application.</w:t>
      </w:r>
    </w:p>
    <w:p w14:paraId="174F8B24" w14:textId="2AFDA885" w:rsidR="00074274" w:rsidRPr="00074274" w:rsidRDefault="00074274" w:rsidP="00074274"/>
    <w:p w14:paraId="75301FB9" w14:textId="500EB9DD" w:rsidR="00A73E38" w:rsidRDefault="00A73E38">
      <w:pPr>
        <w:pStyle w:val="Heading3"/>
      </w:pPr>
      <w:bookmarkStart w:id="82" w:name="_Toc508188809"/>
      <w:bookmarkStart w:id="83" w:name="_Toc508610090"/>
      <w:bookmarkStart w:id="84" w:name="_Toc511030875"/>
      <w:r>
        <w:t>Azure AD Single Sign-on with Pass-through Authentication</w:t>
      </w:r>
      <w:bookmarkEnd w:id="82"/>
      <w:bookmarkEnd w:id="83"/>
      <w:bookmarkEnd w:id="84"/>
    </w:p>
    <w:p w14:paraId="5FFD2FD2" w14:textId="01DEDD53" w:rsidR="00A73E38" w:rsidRDefault="008513B8" w:rsidP="00A73E38">
      <w:r w:rsidRPr="008513B8">
        <w:t xml:space="preserve">This is an overview of how Azure Active directory (Azure AD) Pass-through Authentication works. For deep technical and security information, see the </w:t>
      </w:r>
      <w:hyperlink r:id="rId69" w:history="1">
        <w:r w:rsidRPr="008513B8">
          <w:rPr>
            <w:rStyle w:val="Hyperlink"/>
          </w:rPr>
          <w:t>Security deep dive</w:t>
        </w:r>
      </w:hyperlink>
      <w:r w:rsidRPr="008513B8">
        <w:t xml:space="preserve"> article.</w:t>
      </w:r>
    </w:p>
    <w:p w14:paraId="5DDD73AB" w14:textId="1EDB48C6" w:rsidR="0071065B" w:rsidRDefault="0071065B" w:rsidP="00A73E38">
      <w:r>
        <w:lastRenderedPageBreak/>
        <w:t>The following diagram illustrates all the components and the steps involved:</w:t>
      </w:r>
    </w:p>
    <w:p w14:paraId="0269B8DC" w14:textId="2B3AF324" w:rsidR="009C4CDF" w:rsidRDefault="009C4CDF" w:rsidP="00A73E38">
      <w:r>
        <w:rPr>
          <w:noProof/>
        </w:rPr>
        <w:drawing>
          <wp:inline distT="0" distB="0" distL="0" distR="0" wp14:anchorId="0F8E7CEE" wp14:editId="2F7126CB">
            <wp:extent cx="5943600" cy="2764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64533"/>
                    </a:xfrm>
                    <a:prstGeom prst="rect">
                      <a:avLst/>
                    </a:prstGeom>
                  </pic:spPr>
                </pic:pic>
              </a:graphicData>
            </a:graphic>
          </wp:inline>
        </w:drawing>
      </w:r>
    </w:p>
    <w:p w14:paraId="644CF524" w14:textId="77777777" w:rsidR="007E2122" w:rsidRDefault="007E2122" w:rsidP="007E2122">
      <w:r>
        <w:t>When a user tries to sign in to an application secured by Azure AD, and if Pass-through Authentication is enabled on the tenant, the following steps occur:</w:t>
      </w:r>
    </w:p>
    <w:p w14:paraId="7765495B" w14:textId="77777777" w:rsidR="007E2122" w:rsidRDefault="007E2122" w:rsidP="007E2122"/>
    <w:p w14:paraId="03BC1BC0" w14:textId="77777777" w:rsidR="007E2122" w:rsidRDefault="007E2122" w:rsidP="00F05AAE">
      <w:pPr>
        <w:pStyle w:val="ListParagraph"/>
        <w:numPr>
          <w:ilvl w:val="0"/>
          <w:numId w:val="48"/>
        </w:numPr>
      </w:pPr>
      <w:r>
        <w:t>The user tries to access an application, for example, Outlook Web App.</w:t>
      </w:r>
    </w:p>
    <w:p w14:paraId="6281599B" w14:textId="77777777" w:rsidR="007E2122" w:rsidRDefault="007E2122" w:rsidP="00F05AAE">
      <w:pPr>
        <w:pStyle w:val="ListParagraph"/>
        <w:numPr>
          <w:ilvl w:val="0"/>
          <w:numId w:val="48"/>
        </w:numPr>
      </w:pPr>
      <w:r>
        <w:t>If the user is not already signed in, the user is redirected to the Azure AD User Sign-in page.</w:t>
      </w:r>
    </w:p>
    <w:p w14:paraId="17578CBE" w14:textId="77777777" w:rsidR="007E2122" w:rsidRDefault="007E2122" w:rsidP="00F05AAE">
      <w:pPr>
        <w:pStyle w:val="ListParagraph"/>
        <w:numPr>
          <w:ilvl w:val="0"/>
          <w:numId w:val="48"/>
        </w:numPr>
      </w:pPr>
      <w:r>
        <w:t>The user enters their username and password into the Azure AD sign in page, and then selects the Sign in button.</w:t>
      </w:r>
    </w:p>
    <w:p w14:paraId="14BF0B0D" w14:textId="77777777" w:rsidR="007E2122" w:rsidRDefault="007E2122" w:rsidP="00F05AAE">
      <w:pPr>
        <w:pStyle w:val="ListParagraph"/>
        <w:numPr>
          <w:ilvl w:val="0"/>
          <w:numId w:val="48"/>
        </w:numPr>
      </w:pPr>
      <w:r>
        <w:t>Azure AD, on receiving the request to sign in, places the username and password (encrypted by using a public key) in a queue.</w:t>
      </w:r>
    </w:p>
    <w:p w14:paraId="0017A3C7" w14:textId="77777777" w:rsidR="007E2122" w:rsidRDefault="007E2122" w:rsidP="00F05AAE">
      <w:pPr>
        <w:pStyle w:val="ListParagraph"/>
        <w:numPr>
          <w:ilvl w:val="0"/>
          <w:numId w:val="48"/>
        </w:numPr>
      </w:pPr>
      <w:r>
        <w:t>An on-premises Authentication Agent retrieves the username and encrypted password from the queue. Note that the Agent doesn't frequently poll for requests from the queue, but retrieves requests over a pre-established persistent connection.</w:t>
      </w:r>
    </w:p>
    <w:p w14:paraId="25F2C9A9" w14:textId="77777777" w:rsidR="007E2122" w:rsidRDefault="007E2122" w:rsidP="00F05AAE">
      <w:pPr>
        <w:pStyle w:val="ListParagraph"/>
        <w:numPr>
          <w:ilvl w:val="0"/>
          <w:numId w:val="48"/>
        </w:numPr>
      </w:pPr>
      <w:r>
        <w:t>The agent decrypts the password by using its private key.</w:t>
      </w:r>
    </w:p>
    <w:p w14:paraId="6E2F0CFE" w14:textId="77777777" w:rsidR="007E2122" w:rsidRDefault="007E2122" w:rsidP="00F05AAE">
      <w:pPr>
        <w:pStyle w:val="ListParagraph"/>
        <w:numPr>
          <w:ilvl w:val="0"/>
          <w:numId w:val="48"/>
        </w:numPr>
      </w:pPr>
      <w:r>
        <w:t>The agent validates the username and password against Active Directory by using standard Windows APIs, which is a similar mechanism to what Active Directory Federation Services (AD FS) uses. The username can be either the on-premises default username, usually userPrincipalName, or another attribute configured in Azure AD Connect (known as Alternate ID).</w:t>
      </w:r>
    </w:p>
    <w:p w14:paraId="1E126762" w14:textId="77777777" w:rsidR="007E2122" w:rsidRDefault="007E2122" w:rsidP="00F05AAE">
      <w:pPr>
        <w:pStyle w:val="ListParagraph"/>
        <w:numPr>
          <w:ilvl w:val="0"/>
          <w:numId w:val="48"/>
        </w:numPr>
      </w:pPr>
      <w:r>
        <w:t>The on-premises Active Directory domain controller (DC) evaluates the request and returns the appropriate response (success, failure, password expired, or user locked out) to the agent.</w:t>
      </w:r>
    </w:p>
    <w:p w14:paraId="4314DEDD" w14:textId="77777777" w:rsidR="007E2122" w:rsidRDefault="007E2122" w:rsidP="00F05AAE">
      <w:pPr>
        <w:pStyle w:val="ListParagraph"/>
        <w:numPr>
          <w:ilvl w:val="0"/>
          <w:numId w:val="48"/>
        </w:numPr>
      </w:pPr>
      <w:r>
        <w:t>The Authentication Agent, in turn, returns this response back to Azure AD.</w:t>
      </w:r>
    </w:p>
    <w:p w14:paraId="12B689F9" w14:textId="77777777" w:rsidR="007E2122" w:rsidRDefault="007E2122" w:rsidP="00F05AAE">
      <w:pPr>
        <w:pStyle w:val="ListParagraph"/>
        <w:numPr>
          <w:ilvl w:val="0"/>
          <w:numId w:val="48"/>
        </w:numPr>
      </w:pPr>
      <w:r>
        <w:t>Azure AD evaluates the response and responds to the user as appropriate. For example, Azure AD either signs the user in immediately or requests for Azure Multi-Factor Authentication.</w:t>
      </w:r>
    </w:p>
    <w:p w14:paraId="2D1FD4BB" w14:textId="101F1C79" w:rsidR="00EB3207" w:rsidRPr="00A73E38" w:rsidRDefault="007E2122" w:rsidP="00A73E38">
      <w:pPr>
        <w:pStyle w:val="ListParagraph"/>
        <w:numPr>
          <w:ilvl w:val="0"/>
          <w:numId w:val="48"/>
        </w:numPr>
      </w:pPr>
      <w:r>
        <w:t>If the user sign-in is successful, the user can access the application.</w:t>
      </w:r>
    </w:p>
    <w:p w14:paraId="4F616D1F" w14:textId="71859DCA" w:rsidR="00D86214" w:rsidRDefault="00D86214" w:rsidP="004D7E6A">
      <w:pPr>
        <w:pStyle w:val="Heading1"/>
      </w:pPr>
      <w:bookmarkStart w:id="85" w:name="_Toc508188810"/>
      <w:bookmarkStart w:id="86" w:name="_Toc508610091"/>
      <w:bookmarkStart w:id="87" w:name="_Toc511030876"/>
      <w:r>
        <w:lastRenderedPageBreak/>
        <w:t>Technical Requirements</w:t>
      </w:r>
      <w:bookmarkEnd w:id="77"/>
      <w:bookmarkEnd w:id="78"/>
      <w:bookmarkEnd w:id="85"/>
      <w:bookmarkEnd w:id="86"/>
      <w:bookmarkEnd w:id="87"/>
    </w:p>
    <w:p w14:paraId="652BDF6E" w14:textId="35B9A6B6" w:rsidR="00ED2928" w:rsidRPr="00085EC2" w:rsidRDefault="00910089" w:rsidP="003A58A1">
      <w:pPr>
        <w:pStyle w:val="Heading2"/>
      </w:pPr>
      <w:bookmarkStart w:id="88" w:name="_Toc508188811"/>
      <w:bookmarkStart w:id="89" w:name="_Toc508610092"/>
      <w:bookmarkStart w:id="90" w:name="_Toc511030877"/>
      <w:r w:rsidRPr="00085EC2">
        <w:t xml:space="preserve">Azure </w:t>
      </w:r>
      <w:r w:rsidR="005B3517" w:rsidRPr="00085EC2">
        <w:t>Single Sign-on</w:t>
      </w:r>
      <w:r w:rsidR="00D86214" w:rsidRPr="00085EC2">
        <w:t xml:space="preserve"> Requirements</w:t>
      </w:r>
      <w:bookmarkEnd w:id="88"/>
      <w:bookmarkEnd w:id="89"/>
      <w:bookmarkEnd w:id="90"/>
    </w:p>
    <w:p w14:paraId="2DAB2F22" w14:textId="073A52FE" w:rsidR="003E055D" w:rsidRDefault="00D16C5A" w:rsidP="00F26EEF">
      <w:r>
        <w:t>The following tables detail</w:t>
      </w:r>
      <w:r w:rsidR="0031753D">
        <w:t xml:space="preserve"> the requirements to configure </w:t>
      </w:r>
      <w:r w:rsidR="003E055D">
        <w:t xml:space="preserve">your specific application </w:t>
      </w:r>
      <w:r w:rsidR="00734A10">
        <w:t>including</w:t>
      </w:r>
      <w:r w:rsidR="003E055D">
        <w:t xml:space="preserve"> </w:t>
      </w:r>
      <w:r w:rsidR="00882A63">
        <w:t xml:space="preserve">the necessary environment(s), </w:t>
      </w:r>
      <w:r w:rsidR="00E4597C">
        <w:t>endpoints, claim mapping, required attributes, certi</w:t>
      </w:r>
      <w:r w:rsidR="00DE1807">
        <w:t>ficates, and protocols used.</w:t>
      </w:r>
      <w:r w:rsidR="009768DE">
        <w:t xml:space="preserve">  </w:t>
      </w:r>
      <w:r w:rsidR="001C01DB">
        <w:t xml:space="preserve">You will be required to use this information to </w:t>
      </w:r>
      <w:r w:rsidR="000A7DC1">
        <w:t xml:space="preserve">configure the Single Sign-on portion of your deployment in the </w:t>
      </w:r>
      <w:hyperlink r:id="rId71" w:anchor="blade/Microsoft_AAD_IAM/StartboardApplicationsMenuBlade/Overview/menuId/" w:history="1">
        <w:r w:rsidR="000A7DC1" w:rsidRPr="002D49C8">
          <w:rPr>
            <w:rStyle w:val="Hyperlink"/>
          </w:rPr>
          <w:t>Azure AD admin portal</w:t>
        </w:r>
      </w:hyperlink>
      <w:r w:rsidR="000A7DC1" w:rsidRPr="002D49C8">
        <w:t>.</w:t>
      </w:r>
    </w:p>
    <w:p w14:paraId="0BA71CC7" w14:textId="77777777" w:rsidR="00153AA2" w:rsidRDefault="00153AA2" w:rsidP="00B77B2B">
      <w:pPr>
        <w:pStyle w:val="Heading4"/>
      </w:pPr>
      <w:r>
        <w:t>Protocols Supported by Application</w:t>
      </w:r>
    </w:p>
    <w:p w14:paraId="2507ABB4" w14:textId="4425A2BE" w:rsidR="00153AA2" w:rsidRPr="00D90F33" w:rsidRDefault="00153AA2" w:rsidP="00153AA2">
      <w:r>
        <w:t>For all pre-integrated SaaS apps, Microsoft provides a tutorial and you will not need this information. If the application is not in our application marketplace</w:t>
      </w:r>
      <w:r w:rsidR="00F708D9">
        <w:t xml:space="preserve"> / gallery</w:t>
      </w:r>
      <w:r>
        <w:t>, you may need this information.</w:t>
      </w:r>
    </w:p>
    <w:tbl>
      <w:tblPr>
        <w:tblStyle w:val="Deploymentguide"/>
        <w:tblpPr w:leftFromText="180" w:rightFromText="180" w:vertAnchor="text" w:horzAnchor="margin" w:tblpY="12"/>
        <w:tblW w:w="10624" w:type="dxa"/>
        <w:tblLook w:val="0420" w:firstRow="1" w:lastRow="0" w:firstColumn="0" w:lastColumn="0" w:noHBand="0" w:noVBand="1"/>
      </w:tblPr>
      <w:tblGrid>
        <w:gridCol w:w="3558"/>
        <w:gridCol w:w="3534"/>
        <w:gridCol w:w="3532"/>
      </w:tblGrid>
      <w:tr w:rsidR="00153AA2" w14:paraId="6E5E8EA4" w14:textId="77777777" w:rsidTr="00BB68F2">
        <w:trPr>
          <w:cnfStyle w:val="100000000000" w:firstRow="1" w:lastRow="0" w:firstColumn="0" w:lastColumn="0" w:oddVBand="0" w:evenVBand="0" w:oddHBand="0" w:evenHBand="0" w:firstRowFirstColumn="0" w:firstRowLastColumn="0" w:lastRowFirstColumn="0" w:lastRowLastColumn="0"/>
          <w:trHeight w:val="577"/>
        </w:trPr>
        <w:tc>
          <w:tcPr>
            <w:tcW w:w="3558" w:type="dxa"/>
          </w:tcPr>
          <w:p w14:paraId="3252CEB7" w14:textId="77777777" w:rsidR="00153AA2" w:rsidRDefault="00153AA2" w:rsidP="00271140">
            <w:r>
              <w:t>Current State for Authentication</w:t>
            </w:r>
          </w:p>
        </w:tc>
        <w:tc>
          <w:tcPr>
            <w:tcW w:w="3534" w:type="dxa"/>
          </w:tcPr>
          <w:p w14:paraId="2DD11068" w14:textId="77777777" w:rsidR="00153AA2" w:rsidRDefault="00153AA2" w:rsidP="00271140">
            <w:r>
              <w:t>Protocols Supported by Application</w:t>
            </w:r>
          </w:p>
        </w:tc>
        <w:tc>
          <w:tcPr>
            <w:tcW w:w="3532" w:type="dxa"/>
          </w:tcPr>
          <w:p w14:paraId="486F3C06" w14:textId="77777777" w:rsidR="00153AA2" w:rsidRDefault="00153AA2" w:rsidP="00271140">
            <w:r>
              <w:t>Protocol Being Configured with Azure AD</w:t>
            </w:r>
          </w:p>
        </w:tc>
      </w:tr>
      <w:tr w:rsidR="00153AA2" w14:paraId="20DF8B0D" w14:textId="77777777" w:rsidTr="00BB68F2">
        <w:trPr>
          <w:trHeight w:val="2129"/>
        </w:trPr>
        <w:tc>
          <w:tcPr>
            <w:tcW w:w="3558" w:type="dxa"/>
          </w:tcPr>
          <w:p w14:paraId="3C9308F6" w14:textId="61361256" w:rsidR="00153AA2" w:rsidRDefault="00583EAC" w:rsidP="00271140">
            <w:sdt>
              <w:sdtPr>
                <w:id w:val="1128359904"/>
                <w14:checkbox>
                  <w14:checked w14:val="0"/>
                  <w14:checkedState w14:val="2612" w14:font="MS Gothic"/>
                  <w14:uncheckedState w14:val="2610" w14:font="MS Gothic"/>
                </w14:checkbox>
              </w:sdtPr>
              <w:sdtEndPr/>
              <w:sdtContent>
                <w:r w:rsidR="002A1ED8">
                  <w:rPr>
                    <w:rFonts w:ascii="MS Gothic" w:eastAsia="MS Gothic" w:hAnsi="MS Gothic" w:hint="eastAsia"/>
                  </w:rPr>
                  <w:t>☐</w:t>
                </w:r>
              </w:sdtContent>
            </w:sdt>
            <w:r w:rsidR="00153AA2">
              <w:t xml:space="preserve"> Forms-Based</w:t>
            </w:r>
          </w:p>
          <w:p w14:paraId="6FCBA80C" w14:textId="77777777" w:rsidR="00153AA2" w:rsidRDefault="00583EAC" w:rsidP="00271140">
            <w:sdt>
              <w:sdtPr>
                <w:id w:val="1436790292"/>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AD FS</w:t>
            </w:r>
          </w:p>
          <w:p w14:paraId="72FAB6AA" w14:textId="77777777" w:rsidR="00153AA2" w:rsidRDefault="00583EAC" w:rsidP="00271140">
            <w:sdt>
              <w:sdtPr>
                <w:id w:val="-1906133362"/>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PingFederate</w:t>
            </w:r>
          </w:p>
          <w:p w14:paraId="173E7D97" w14:textId="77777777" w:rsidR="00153AA2" w:rsidRDefault="00583EAC" w:rsidP="00271140">
            <w:sdt>
              <w:sdtPr>
                <w:id w:val="-713887526"/>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Okta</w:t>
            </w:r>
          </w:p>
          <w:p w14:paraId="5364B7A3" w14:textId="77777777" w:rsidR="00153AA2" w:rsidRDefault="00153AA2" w:rsidP="00271140"/>
        </w:tc>
        <w:tc>
          <w:tcPr>
            <w:tcW w:w="3534" w:type="dxa"/>
          </w:tcPr>
          <w:p w14:paraId="59E5C161" w14:textId="7C7D80B3" w:rsidR="00153AA2" w:rsidRDefault="00583EAC" w:rsidP="00271140">
            <w:sdt>
              <w:sdtPr>
                <w:id w:val="1470712518"/>
                <w14:checkbox>
                  <w14:checked w14:val="0"/>
                  <w14:checkedState w14:val="2612" w14:font="MS Gothic"/>
                  <w14:uncheckedState w14:val="2610" w14:font="MS Gothic"/>
                </w14:checkbox>
              </w:sdtPr>
              <w:sdtEndPr/>
              <w:sdtContent>
                <w:r w:rsidR="007A37E3">
                  <w:rPr>
                    <w:rFonts w:ascii="MS Gothic" w:eastAsia="MS Gothic" w:hAnsi="MS Gothic" w:hint="eastAsia"/>
                  </w:rPr>
                  <w:t>☐</w:t>
                </w:r>
              </w:sdtContent>
            </w:sdt>
            <w:r w:rsidR="00153AA2">
              <w:t xml:space="preserve"> SAML 2.0</w:t>
            </w:r>
          </w:p>
          <w:p w14:paraId="397686DA" w14:textId="77777777" w:rsidR="00153AA2" w:rsidRDefault="00583EAC" w:rsidP="00271140">
            <w:sdt>
              <w:sdtPr>
                <w:id w:val="1693725319"/>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Open ID Connect</w:t>
            </w:r>
          </w:p>
          <w:p w14:paraId="1320240D" w14:textId="77777777" w:rsidR="00153AA2" w:rsidRDefault="00583EAC" w:rsidP="00271140">
            <w:sdt>
              <w:sdtPr>
                <w:id w:val="-1533498177"/>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OAuth</w:t>
            </w:r>
          </w:p>
          <w:p w14:paraId="5313CBCE" w14:textId="77777777" w:rsidR="00153AA2" w:rsidRDefault="00583EAC" w:rsidP="00271140">
            <w:sdt>
              <w:sdtPr>
                <w:id w:val="-192448289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Forms-Based Auth</w:t>
            </w:r>
          </w:p>
          <w:p w14:paraId="397E89CF" w14:textId="77777777" w:rsidR="00153AA2" w:rsidRDefault="00583EAC" w:rsidP="00271140">
            <w:sdt>
              <w:sdtPr>
                <w:id w:val="-561871069"/>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WS-Fed</w:t>
            </w:r>
          </w:p>
          <w:p w14:paraId="46799A39" w14:textId="77777777" w:rsidR="00153AA2" w:rsidRDefault="00583EAC" w:rsidP="00271140">
            <w:sdt>
              <w:sdtPr>
                <w:id w:val="-152786566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WS-Trust</w:t>
            </w:r>
          </w:p>
        </w:tc>
        <w:sdt>
          <w:sdtPr>
            <w:id w:val="2057505987"/>
            <w:placeholder>
              <w:docPart w:val="4022113E30634A559CA2EBC3C89789EA"/>
            </w:placeholder>
            <w:comboBox>
              <w:listItem w:displayText="Choose an item." w:value="Choose an item."/>
              <w:listItem w:displayText="SAML 2.0" w:value="SAML 2.0"/>
              <w:listItem w:displayText="SAML 1.1" w:value="SAML 1.1"/>
              <w:listItem w:displayText="Open ID Connect" w:value="Open ID Connect"/>
              <w:listItem w:displayText="Forms-Based" w:value="Forms-Based"/>
              <w:listItem w:displayText="Oauth" w:value="Oauth"/>
              <w:listItem w:displayText="WS-Fed" w:value="WS-Fed"/>
            </w:comboBox>
          </w:sdtPr>
          <w:sdtEndPr/>
          <w:sdtContent>
            <w:tc>
              <w:tcPr>
                <w:tcW w:w="3532" w:type="dxa"/>
              </w:tcPr>
              <w:p w14:paraId="421E563F" w14:textId="77777777" w:rsidR="00153AA2" w:rsidRDefault="00153AA2" w:rsidP="00271140">
                <w:r>
                  <w:t>Click to select a protocol.</w:t>
                </w:r>
              </w:p>
            </w:tc>
          </w:sdtContent>
        </w:sdt>
      </w:tr>
    </w:tbl>
    <w:p w14:paraId="3AE6353C" w14:textId="77777777" w:rsidR="00153AA2" w:rsidRPr="001B6348" w:rsidRDefault="00153AA2" w:rsidP="00153AA2"/>
    <w:p w14:paraId="2F00D358" w14:textId="25683BE1" w:rsidR="00874226" w:rsidRDefault="00176ECE" w:rsidP="00515B87">
      <w:pPr>
        <w:pStyle w:val="Heading3"/>
      </w:pPr>
      <w:bookmarkStart w:id="91" w:name="_Toc508188812"/>
      <w:bookmarkStart w:id="92" w:name="_Toc508610093"/>
      <w:bookmarkStart w:id="93" w:name="_Toc511030878"/>
      <w:r>
        <w:t>Attribute Requirements</w:t>
      </w:r>
      <w:bookmarkEnd w:id="91"/>
      <w:bookmarkEnd w:id="92"/>
      <w:bookmarkEnd w:id="93"/>
    </w:p>
    <w:p w14:paraId="37F42349" w14:textId="62C1A22A" w:rsidR="00B52AB1" w:rsidRDefault="00B52AB1" w:rsidP="00B52AB1">
      <w:r>
        <w:t xml:space="preserve">Below, select the attribute matching </w:t>
      </w:r>
      <w:r w:rsidR="003C3F94">
        <w:t>scheme you will use, and then document the attribute names and mapping.</w:t>
      </w:r>
    </w:p>
    <w:p w14:paraId="2FA07444" w14:textId="77777777" w:rsidR="003C3F94" w:rsidRDefault="003C3F94" w:rsidP="003C3F94">
      <w:pPr>
        <w:rPr>
          <w:b/>
        </w:rPr>
      </w:pPr>
      <w:r w:rsidRPr="00634946">
        <w:rPr>
          <w:b/>
        </w:rPr>
        <w:t>Attribute Requirements</w:t>
      </w:r>
      <w:r>
        <w:rPr>
          <w:b/>
        </w:rPr>
        <w:t xml:space="preserve"> (if applicable)</w:t>
      </w:r>
    </w:p>
    <w:p w14:paraId="44A6DBA7" w14:textId="0D9F603E" w:rsidR="003C3F94" w:rsidRPr="00250F1F" w:rsidRDefault="00583EAC" w:rsidP="00966123">
      <w:pPr>
        <w:ind w:left="720"/>
      </w:pPr>
      <w:sdt>
        <w:sdtPr>
          <w:id w:val="1682548783"/>
          <w14:checkbox>
            <w14:checked w14:val="0"/>
            <w14:checkedState w14:val="2612" w14:font="MS Gothic"/>
            <w14:uncheckedState w14:val="2610" w14:font="MS Gothic"/>
          </w14:checkbox>
        </w:sdtPr>
        <w:sdtEndPr/>
        <w:sdtContent>
          <w:r w:rsidR="00E159B3">
            <w:rPr>
              <w:rFonts w:ascii="MS Gothic" w:eastAsia="MS Gothic" w:hAnsi="MS Gothic" w:hint="eastAsia"/>
            </w:rPr>
            <w:t>☐</w:t>
          </w:r>
        </w:sdtContent>
      </w:sdt>
      <w:r w:rsidR="003C3F94" w:rsidRPr="00250F1F">
        <w:t xml:space="preserve"> Primary identifier value matches identically to the value in Azure AD</w:t>
      </w:r>
    </w:p>
    <w:p w14:paraId="50455E93" w14:textId="77777777" w:rsidR="003C3F94" w:rsidRPr="00250F1F" w:rsidRDefault="00583EAC" w:rsidP="00966123">
      <w:pPr>
        <w:ind w:left="720"/>
      </w:pPr>
      <w:sdt>
        <w:sdtPr>
          <w:id w:val="1736819518"/>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Primary identifier value matches identically to the value in AD</w:t>
      </w:r>
    </w:p>
    <w:p w14:paraId="1049FD21" w14:textId="77777777" w:rsidR="003C3F94" w:rsidRPr="00250F1F" w:rsidRDefault="00583EAC" w:rsidP="00966123">
      <w:pPr>
        <w:ind w:left="720"/>
      </w:pPr>
      <w:sdt>
        <w:sdtPr>
          <w:id w:val="-2108889118"/>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Caps matches between Azure AD and within the application</w:t>
      </w:r>
    </w:p>
    <w:p w14:paraId="018098A9" w14:textId="77777777" w:rsidR="003C3F94" w:rsidRPr="00250F1F" w:rsidRDefault="003C3F94" w:rsidP="003C3F94">
      <w:r w:rsidRPr="00250F1F">
        <w:t>(</w:t>
      </w:r>
      <w:r w:rsidRPr="649F3FF9">
        <w:rPr>
          <w:b/>
        </w:rPr>
        <w:t>Note:</w:t>
      </w:r>
      <w:r w:rsidRPr="00250F1F">
        <w:t xml:space="preserve"> </w:t>
      </w:r>
      <w:r w:rsidRPr="649F3FF9">
        <w:rPr>
          <w:i/>
        </w:rPr>
        <w:t xml:space="preserve">Case-sensitivity exists for some applications such as </w:t>
      </w:r>
      <w:r>
        <w:rPr>
          <w:i/>
        </w:rPr>
        <w:t>Salesforce with federationID)</w:t>
      </w:r>
    </w:p>
    <w:p w14:paraId="3D6D2B51" w14:textId="77777777" w:rsidR="003C3F94" w:rsidRPr="00250F1F" w:rsidRDefault="00583EAC" w:rsidP="00966123">
      <w:pPr>
        <w:ind w:left="720"/>
      </w:pPr>
      <w:sdt>
        <w:sdtPr>
          <w:id w:val="1142000849"/>
          <w14:checkbox>
            <w14:checked w14:val="0"/>
            <w14:checkedState w14:val="2612" w14:font="MS Gothic"/>
            <w14:uncheckedState w14:val="2610" w14:font="MS Gothic"/>
          </w14:checkbox>
        </w:sdtPr>
        <w:sdtEndPr/>
        <w:sdtContent>
          <w:r w:rsidR="003C3F94">
            <w:rPr>
              <w:rFonts w:ascii="MS Gothic" w:eastAsia="MS Gothic" w:hAnsi="MS Gothic"/>
            </w:rPr>
            <w:t>☐</w:t>
          </w:r>
        </w:sdtContent>
      </w:sdt>
      <w:r w:rsidR="003C3F94" w:rsidRPr="00250F1F">
        <w:t xml:space="preserve"> All attributes are available in the application that are required</w:t>
      </w:r>
    </w:p>
    <w:p w14:paraId="20238471" w14:textId="77777777" w:rsidR="003C3F94" w:rsidRDefault="00583EAC" w:rsidP="00966123">
      <w:pPr>
        <w:ind w:left="720"/>
      </w:pPr>
      <w:sdt>
        <w:sdtPr>
          <w:id w:val="-1722128442"/>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All attributes are available in Azure AD that are required</w:t>
      </w:r>
    </w:p>
    <w:p w14:paraId="29EADCCB" w14:textId="37FCB893" w:rsidR="003C3F94" w:rsidRPr="003C3F94" w:rsidRDefault="003C3F94" w:rsidP="00B52AB1">
      <w:pPr>
        <w:rPr>
          <w:b/>
        </w:rPr>
      </w:pPr>
      <w:r w:rsidRPr="003C3F94">
        <w:rPr>
          <w:b/>
        </w:rPr>
        <w:t xml:space="preserve">Attribute </w:t>
      </w:r>
      <w:r>
        <w:rPr>
          <w:b/>
        </w:rPr>
        <w:t>M</w:t>
      </w:r>
      <w:r w:rsidRPr="003C3F94">
        <w:rPr>
          <w:b/>
        </w:rPr>
        <w:t>apping</w:t>
      </w:r>
    </w:p>
    <w:tbl>
      <w:tblPr>
        <w:tblStyle w:val="Deploymentguide"/>
        <w:tblW w:w="10478" w:type="dxa"/>
        <w:tblLook w:val="0420" w:firstRow="1" w:lastRow="0" w:firstColumn="0" w:lastColumn="0" w:noHBand="0" w:noVBand="1"/>
      </w:tblPr>
      <w:tblGrid>
        <w:gridCol w:w="3492"/>
        <w:gridCol w:w="3493"/>
        <w:gridCol w:w="3493"/>
      </w:tblGrid>
      <w:tr w:rsidR="00FF4500" w14:paraId="0A7C0196" w14:textId="77777777" w:rsidTr="00307CFF">
        <w:trPr>
          <w:cnfStyle w:val="100000000000" w:firstRow="1" w:lastRow="0" w:firstColumn="0" w:lastColumn="0" w:oddVBand="0" w:evenVBand="0" w:oddHBand="0" w:evenHBand="0" w:firstRowFirstColumn="0" w:firstRowLastColumn="0" w:lastRowFirstColumn="0" w:lastRowLastColumn="0"/>
          <w:trHeight w:val="845"/>
        </w:trPr>
        <w:tc>
          <w:tcPr>
            <w:tcW w:w="3492" w:type="dxa"/>
            <w:tcBorders>
              <w:bottom w:val="single" w:sz="4" w:space="0" w:color="4472C4" w:themeColor="accent1"/>
            </w:tcBorders>
          </w:tcPr>
          <w:p w14:paraId="6269015E" w14:textId="5CBCA0C4" w:rsidR="00FF4500" w:rsidRDefault="00FF4500" w:rsidP="00FF4500">
            <w:r>
              <w:t>AD Attribute Name</w:t>
            </w:r>
          </w:p>
        </w:tc>
        <w:tc>
          <w:tcPr>
            <w:tcW w:w="3493" w:type="dxa"/>
            <w:tcBorders>
              <w:bottom w:val="single" w:sz="4" w:space="0" w:color="4472C4" w:themeColor="accent1"/>
            </w:tcBorders>
          </w:tcPr>
          <w:p w14:paraId="4B7058F8" w14:textId="77777777" w:rsidR="00FF4500" w:rsidRDefault="00FF4500" w:rsidP="00FF4500">
            <w:pPr>
              <w:rPr>
                <w:b w:val="0"/>
                <w:bCs w:val="0"/>
              </w:rPr>
            </w:pPr>
            <w:r>
              <w:t>Azure AD Attribute Name</w:t>
            </w:r>
          </w:p>
          <w:p w14:paraId="716655E7" w14:textId="3011ECCC" w:rsidR="00FF4500" w:rsidRDefault="00FF4500" w:rsidP="00FF4500">
            <w:r w:rsidRPr="00634946">
              <w:rPr>
                <w:i/>
              </w:rPr>
              <w:t>If Join() or ExtractMailPrefix(), write below values: N/A</w:t>
            </w:r>
          </w:p>
        </w:tc>
        <w:tc>
          <w:tcPr>
            <w:tcW w:w="3493" w:type="dxa"/>
            <w:tcBorders>
              <w:bottom w:val="single" w:sz="4" w:space="0" w:color="4472C4" w:themeColor="accent1"/>
            </w:tcBorders>
          </w:tcPr>
          <w:p w14:paraId="7DFA6830" w14:textId="3AB62B9F" w:rsidR="00FF4500" w:rsidRDefault="00FF4500" w:rsidP="00FF4500">
            <w:r>
              <w:t>Application Attribute Name</w:t>
            </w:r>
          </w:p>
        </w:tc>
      </w:tr>
      <w:tr w:rsidR="00FF4500" w14:paraId="396196E8" w14:textId="77777777" w:rsidTr="00307CFF">
        <w:trPr>
          <w:trHeight w:val="553"/>
        </w:trPr>
        <w:tc>
          <w:tcPr>
            <w:tcW w:w="3492" w:type="dxa"/>
            <w:tcBorders>
              <w:right w:val="single" w:sz="4" w:space="0" w:color="auto"/>
            </w:tcBorders>
          </w:tcPr>
          <w:p w14:paraId="79B4409C" w14:textId="77777777" w:rsidR="00FF4500" w:rsidRDefault="00FF4500" w:rsidP="00FF4500">
            <w:pPr>
              <w:rPr>
                <w:b/>
                <w:bCs/>
              </w:rPr>
            </w:pPr>
            <w:r>
              <w:t>&lt;Input attribute name&gt;</w:t>
            </w:r>
          </w:p>
          <w:p w14:paraId="52558C9E" w14:textId="77777777" w:rsidR="00FF4500" w:rsidRDefault="00FF4500" w:rsidP="00FF4500"/>
        </w:tc>
        <w:tc>
          <w:tcPr>
            <w:tcW w:w="3493" w:type="dxa"/>
            <w:tcBorders>
              <w:left w:val="single" w:sz="4" w:space="0" w:color="auto"/>
              <w:right w:val="single" w:sz="4" w:space="0" w:color="auto"/>
            </w:tcBorders>
          </w:tcPr>
          <w:p w14:paraId="131F9650" w14:textId="77777777" w:rsidR="00FF4500" w:rsidRPr="00634946" w:rsidRDefault="00FF4500" w:rsidP="00FF4500">
            <w:pPr>
              <w:rPr>
                <w:b/>
              </w:rPr>
            </w:pPr>
            <w:r>
              <w:rPr>
                <w:b/>
              </w:rPr>
              <w:t>&lt;Input attribute name&gt;</w:t>
            </w:r>
          </w:p>
          <w:p w14:paraId="37005AEC" w14:textId="4CCC85C9" w:rsidR="00FF4500" w:rsidRDefault="00583EAC" w:rsidP="00FF4500">
            <w:sdt>
              <w:sdtPr>
                <w:id w:val="130835068"/>
                <w:placeholder>
                  <w:docPart w:val="32462D766A91478C8D3E43F4DE5CEF1E"/>
                </w:placeholder>
                <w15:color w:val="0000FF"/>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893508">
                  <w:t>Click here to select</w:t>
                </w:r>
                <w:r w:rsidR="00FF4500" w:rsidRPr="00571713">
                  <w:t>.</w:t>
                </w:r>
              </w:sdtContent>
            </w:sdt>
          </w:p>
        </w:tc>
        <w:tc>
          <w:tcPr>
            <w:tcW w:w="3493" w:type="dxa"/>
            <w:tcBorders>
              <w:left w:val="single" w:sz="4" w:space="0" w:color="auto"/>
            </w:tcBorders>
          </w:tcPr>
          <w:p w14:paraId="2E5F0E9D" w14:textId="77777777" w:rsidR="00FF4500" w:rsidRDefault="00FF4500" w:rsidP="00FF4500">
            <w:pPr>
              <w:rPr>
                <w:b/>
              </w:rPr>
            </w:pPr>
            <w:r>
              <w:rPr>
                <w:b/>
              </w:rPr>
              <w:t>&lt;Input attributes if applicable&gt;</w:t>
            </w:r>
          </w:p>
          <w:p w14:paraId="23ACDB30" w14:textId="77777777" w:rsidR="00FF4500" w:rsidRDefault="00FF4500" w:rsidP="00FF4500"/>
        </w:tc>
      </w:tr>
      <w:tr w:rsidR="00FF4500" w14:paraId="282FF80F" w14:textId="77777777" w:rsidTr="00307CFF">
        <w:trPr>
          <w:trHeight w:val="281"/>
        </w:trPr>
        <w:tc>
          <w:tcPr>
            <w:tcW w:w="3492" w:type="dxa"/>
            <w:tcBorders>
              <w:right w:val="single" w:sz="4" w:space="0" w:color="auto"/>
            </w:tcBorders>
          </w:tcPr>
          <w:p w14:paraId="6FE70D48" w14:textId="77777777" w:rsidR="00FF4500" w:rsidRDefault="00FF4500" w:rsidP="00FF4500"/>
        </w:tc>
        <w:tc>
          <w:tcPr>
            <w:tcW w:w="3493" w:type="dxa"/>
            <w:tcBorders>
              <w:left w:val="single" w:sz="4" w:space="0" w:color="auto"/>
              <w:right w:val="single" w:sz="4" w:space="0" w:color="auto"/>
            </w:tcBorders>
          </w:tcPr>
          <w:p w14:paraId="0DF57C8B" w14:textId="093067EC" w:rsidR="00FF4500" w:rsidRDefault="00583EAC" w:rsidP="00FF4500">
            <w:sdt>
              <w:sdtPr>
                <w:id w:val="-2108191315"/>
                <w:placeholder>
                  <w:docPart w:val="2583203A42034FEDBC7B828CCDFA150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1DB79DDD" w14:textId="77777777" w:rsidR="00FF4500" w:rsidRDefault="00FF4500" w:rsidP="00FF4500"/>
        </w:tc>
      </w:tr>
      <w:tr w:rsidR="00FF4500" w14:paraId="6BDD2761" w14:textId="77777777" w:rsidTr="00307CFF">
        <w:trPr>
          <w:trHeight w:val="281"/>
        </w:trPr>
        <w:tc>
          <w:tcPr>
            <w:tcW w:w="3492" w:type="dxa"/>
            <w:tcBorders>
              <w:right w:val="single" w:sz="4" w:space="0" w:color="auto"/>
            </w:tcBorders>
          </w:tcPr>
          <w:p w14:paraId="36106B39" w14:textId="77777777" w:rsidR="00FF4500" w:rsidRDefault="00FF4500" w:rsidP="00FF4500"/>
        </w:tc>
        <w:tc>
          <w:tcPr>
            <w:tcW w:w="3493" w:type="dxa"/>
            <w:tcBorders>
              <w:left w:val="single" w:sz="4" w:space="0" w:color="auto"/>
              <w:right w:val="single" w:sz="4" w:space="0" w:color="auto"/>
            </w:tcBorders>
          </w:tcPr>
          <w:p w14:paraId="2EEE3204" w14:textId="68871465" w:rsidR="00FF4500" w:rsidRDefault="00583EAC" w:rsidP="00FF4500">
            <w:sdt>
              <w:sdtPr>
                <w:id w:val="-1810006231"/>
                <w:placeholder>
                  <w:docPart w:val="53744329819E449E8615C026D8D35694"/>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030181CC" w14:textId="77777777" w:rsidR="00FF4500" w:rsidRDefault="00FF4500" w:rsidP="00FF4500"/>
        </w:tc>
      </w:tr>
      <w:tr w:rsidR="00FF4500" w14:paraId="20B407FA" w14:textId="77777777" w:rsidTr="00307CFF">
        <w:trPr>
          <w:trHeight w:val="281"/>
        </w:trPr>
        <w:tc>
          <w:tcPr>
            <w:tcW w:w="3492" w:type="dxa"/>
            <w:tcBorders>
              <w:right w:val="single" w:sz="4" w:space="0" w:color="auto"/>
            </w:tcBorders>
          </w:tcPr>
          <w:p w14:paraId="2B75231A" w14:textId="77777777" w:rsidR="00FF4500" w:rsidRDefault="00FF4500" w:rsidP="00FF4500"/>
        </w:tc>
        <w:tc>
          <w:tcPr>
            <w:tcW w:w="3493" w:type="dxa"/>
            <w:tcBorders>
              <w:left w:val="single" w:sz="4" w:space="0" w:color="auto"/>
              <w:right w:val="single" w:sz="4" w:space="0" w:color="auto"/>
            </w:tcBorders>
          </w:tcPr>
          <w:p w14:paraId="47D05A56" w14:textId="5F749F58" w:rsidR="00FF4500" w:rsidRDefault="00583EAC" w:rsidP="00FF4500">
            <w:sdt>
              <w:sdtPr>
                <w:id w:val="-1626457052"/>
                <w:placeholder>
                  <w:docPart w:val="2DF58D9197AB49C0AE169C6A5754DAB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1F26706F" w14:textId="77777777" w:rsidR="00FF4500" w:rsidRDefault="00FF4500" w:rsidP="00FF4500"/>
        </w:tc>
      </w:tr>
      <w:tr w:rsidR="00FF4500" w14:paraId="52C580FE" w14:textId="77777777" w:rsidTr="00307CFF">
        <w:trPr>
          <w:trHeight w:val="281"/>
        </w:trPr>
        <w:tc>
          <w:tcPr>
            <w:tcW w:w="3492" w:type="dxa"/>
            <w:tcBorders>
              <w:right w:val="single" w:sz="4" w:space="0" w:color="auto"/>
            </w:tcBorders>
          </w:tcPr>
          <w:p w14:paraId="59FAEBC3" w14:textId="77777777" w:rsidR="00FF4500" w:rsidRDefault="00FF4500" w:rsidP="00FF4500"/>
        </w:tc>
        <w:tc>
          <w:tcPr>
            <w:tcW w:w="3493" w:type="dxa"/>
            <w:tcBorders>
              <w:left w:val="single" w:sz="4" w:space="0" w:color="auto"/>
              <w:right w:val="single" w:sz="4" w:space="0" w:color="auto"/>
            </w:tcBorders>
          </w:tcPr>
          <w:p w14:paraId="0A337415" w14:textId="172DAA21" w:rsidR="00FF4500" w:rsidRDefault="00583EAC" w:rsidP="00FF4500">
            <w:sdt>
              <w:sdtPr>
                <w:id w:val="-2087825771"/>
                <w:placeholder>
                  <w:docPart w:val="F7BE9896EB3146668660DFA3337FF0B6"/>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72F8EDBE" w14:textId="77777777" w:rsidR="00FF4500" w:rsidRDefault="00FF4500" w:rsidP="00FF4500"/>
        </w:tc>
      </w:tr>
    </w:tbl>
    <w:p w14:paraId="09AAA968" w14:textId="77777777" w:rsidR="0067597B" w:rsidRDefault="0067597B" w:rsidP="00966123">
      <w:pPr>
        <w:spacing w:after="0" w:line="240" w:lineRule="auto"/>
      </w:pPr>
    </w:p>
    <w:p w14:paraId="54C5E256" w14:textId="75F50886" w:rsidR="0067597B" w:rsidRDefault="00E701EF" w:rsidP="00515B87">
      <w:pPr>
        <w:pStyle w:val="Heading3"/>
      </w:pPr>
      <w:bookmarkStart w:id="94" w:name="_Toc508188813"/>
      <w:bookmarkStart w:id="95" w:name="_Toc508610094"/>
      <w:bookmarkStart w:id="96" w:name="_Toc511030879"/>
      <w:r>
        <w:t>Certificate Requirements</w:t>
      </w:r>
      <w:bookmarkEnd w:id="94"/>
      <w:bookmarkEnd w:id="95"/>
      <w:bookmarkEnd w:id="96"/>
    </w:p>
    <w:p w14:paraId="250E0CBE" w14:textId="060C79A2" w:rsidR="002F256A" w:rsidRPr="002F256A" w:rsidRDefault="0023596A" w:rsidP="002F256A">
      <w:r>
        <w:t xml:space="preserve">The certificate for the application must be up to date, or there is a risk of users not being able to access the </w:t>
      </w:r>
      <w:r w:rsidR="00507A0D">
        <w:t xml:space="preserve">application. </w:t>
      </w:r>
      <w:r w:rsidR="009F0B1D">
        <w:t xml:space="preserve">By default, most </w:t>
      </w:r>
      <w:r w:rsidR="00232906">
        <w:t xml:space="preserve">SaaS application certificates are good for 36 months. However, you may </w:t>
      </w:r>
      <w:r w:rsidR="000B4671">
        <w:t xml:space="preserve">change that length in the application blade. </w:t>
      </w:r>
      <w:r w:rsidR="00E96C07">
        <w:t>Ensure you document the expiration</w:t>
      </w:r>
      <w:r w:rsidR="00540F6B">
        <w:t xml:space="preserve"> </w:t>
      </w:r>
      <w:r w:rsidR="00E96C07">
        <w:t xml:space="preserve">and know how you will manage your certificate </w:t>
      </w:r>
      <w:r w:rsidR="00540F6B">
        <w:t>renewal</w:t>
      </w:r>
      <w:r w:rsidR="00E96C07">
        <w:t>.</w:t>
      </w:r>
    </w:p>
    <w:p w14:paraId="5ABC27F5" w14:textId="77777777" w:rsidR="008F4C8A" w:rsidRDefault="008F4C8A" w:rsidP="009F0B1D"/>
    <w:p w14:paraId="188F8E13" w14:textId="77777777" w:rsidR="008F4C8A" w:rsidRDefault="008F4C8A" w:rsidP="009F0B1D"/>
    <w:tbl>
      <w:tblPr>
        <w:tblStyle w:val="Deploymentguide"/>
        <w:tblW w:w="10429" w:type="dxa"/>
        <w:tblLook w:val="0420" w:firstRow="1" w:lastRow="0" w:firstColumn="0" w:lastColumn="0" w:noHBand="0" w:noVBand="1"/>
      </w:tblPr>
      <w:tblGrid>
        <w:gridCol w:w="3475"/>
        <w:gridCol w:w="3477"/>
        <w:gridCol w:w="3477"/>
      </w:tblGrid>
      <w:tr w:rsidR="00E96C07" w14:paraId="75EBCC75" w14:textId="77777777" w:rsidTr="0030379C">
        <w:trPr>
          <w:cnfStyle w:val="100000000000" w:firstRow="1" w:lastRow="0" w:firstColumn="0" w:lastColumn="0" w:oddVBand="0" w:evenVBand="0" w:oddHBand="0" w:evenHBand="0" w:firstRowFirstColumn="0" w:firstRowLastColumn="0" w:lastRowFirstColumn="0" w:lastRowLastColumn="0"/>
          <w:trHeight w:val="265"/>
        </w:trPr>
        <w:tc>
          <w:tcPr>
            <w:tcW w:w="3475" w:type="dxa"/>
          </w:tcPr>
          <w:p w14:paraId="39493B41" w14:textId="7790F103" w:rsidR="00E96C07" w:rsidRDefault="00E96C07" w:rsidP="00271140">
            <w:r>
              <w:t xml:space="preserve">Length of </w:t>
            </w:r>
            <w:r w:rsidR="0030379C">
              <w:t>Certificate</w:t>
            </w:r>
          </w:p>
        </w:tc>
        <w:tc>
          <w:tcPr>
            <w:tcW w:w="3477" w:type="dxa"/>
          </w:tcPr>
          <w:p w14:paraId="4972FB23" w14:textId="77777777" w:rsidR="00E96C07" w:rsidRDefault="00E96C07" w:rsidP="00271140">
            <w:r>
              <w:t>Date of Expiration</w:t>
            </w:r>
          </w:p>
        </w:tc>
        <w:tc>
          <w:tcPr>
            <w:tcW w:w="3477" w:type="dxa"/>
          </w:tcPr>
          <w:p w14:paraId="5B195557" w14:textId="77777777" w:rsidR="00E96C07" w:rsidRDefault="00E96C07" w:rsidP="00271140">
            <w:r>
              <w:t>Metadata URL for Cert</w:t>
            </w:r>
          </w:p>
        </w:tc>
      </w:tr>
      <w:tr w:rsidR="00E96C07" w14:paraId="717DB9AC" w14:textId="77777777" w:rsidTr="0030379C">
        <w:trPr>
          <w:trHeight w:val="785"/>
        </w:trPr>
        <w:tc>
          <w:tcPr>
            <w:tcW w:w="3475" w:type="dxa"/>
          </w:tcPr>
          <w:p w14:paraId="720FAD3F" w14:textId="77777777" w:rsidR="00E96C07" w:rsidRDefault="00E96C07" w:rsidP="00271140">
            <w:r>
              <w:t>&lt;Input how many months&gt;</w:t>
            </w:r>
          </w:p>
        </w:tc>
        <w:tc>
          <w:tcPr>
            <w:tcW w:w="3477" w:type="dxa"/>
          </w:tcPr>
          <w:p w14:paraId="5E7636C2" w14:textId="77777777" w:rsidR="00E96C07" w:rsidRDefault="00E96C07" w:rsidP="00271140">
            <w:pPr>
              <w:rPr>
                <w:b/>
              </w:rPr>
            </w:pPr>
            <w:r>
              <w:rPr>
                <w:b/>
              </w:rPr>
              <w:t>&lt;Input cert expiration date&gt;</w:t>
            </w:r>
          </w:p>
          <w:p w14:paraId="781F8777" w14:textId="77777777" w:rsidR="00E96C07" w:rsidRDefault="00E96C07" w:rsidP="00271140">
            <w:pPr>
              <w:rPr>
                <w:b/>
              </w:rPr>
            </w:pPr>
          </w:p>
          <w:p w14:paraId="6C9CDC02" w14:textId="77777777" w:rsidR="00E96C07" w:rsidRDefault="00E96C07" w:rsidP="00271140"/>
        </w:tc>
        <w:tc>
          <w:tcPr>
            <w:tcW w:w="3477" w:type="dxa"/>
          </w:tcPr>
          <w:p w14:paraId="58B13BA0" w14:textId="77777777" w:rsidR="00E96C07" w:rsidRDefault="00E96C07" w:rsidP="00271140">
            <w:pPr>
              <w:rPr>
                <w:b/>
              </w:rPr>
            </w:pPr>
            <w:r>
              <w:rPr>
                <w:b/>
              </w:rPr>
              <w:t>&lt;Input URL for Cert&gt;</w:t>
            </w:r>
          </w:p>
          <w:p w14:paraId="22494F8E" w14:textId="77777777" w:rsidR="00E96C07" w:rsidRDefault="00E96C07" w:rsidP="00271140"/>
        </w:tc>
      </w:tr>
    </w:tbl>
    <w:p w14:paraId="3D2EDA1D" w14:textId="77777777" w:rsidR="00E96C07" w:rsidRDefault="00E96C07" w:rsidP="009F0B1D"/>
    <w:p w14:paraId="7A2EB8E0" w14:textId="1E6C5613" w:rsidR="000B4671" w:rsidRDefault="00B42154" w:rsidP="009F0B1D">
      <w:r>
        <w:t>There are two ways to manage your certificate</w:t>
      </w:r>
      <w:r w:rsidR="00744683">
        <w:t xml:space="preserve">s. </w:t>
      </w:r>
    </w:p>
    <w:p w14:paraId="488076D7" w14:textId="2C951548" w:rsidR="00CB0F0A" w:rsidRPr="001F0272" w:rsidRDefault="00744683" w:rsidP="007A629B">
      <w:pPr>
        <w:pStyle w:val="ListParagraph"/>
        <w:numPr>
          <w:ilvl w:val="0"/>
          <w:numId w:val="30"/>
        </w:numPr>
        <w:rPr>
          <w:b/>
        </w:rPr>
      </w:pPr>
      <w:r w:rsidRPr="00E622B6">
        <w:rPr>
          <w:b/>
        </w:rPr>
        <w:t>Automatic Cert Rollover:</w:t>
      </w:r>
      <w:r w:rsidRPr="001F0272">
        <w:rPr>
          <w:i/>
        </w:rPr>
        <w:t xml:space="preserve"> </w:t>
      </w:r>
      <w:r w:rsidRPr="00744683">
        <w:t xml:space="preserve">Microsoft supports </w:t>
      </w:r>
      <w:hyperlink r:id="rId72">
        <w:r w:rsidRPr="001F0272">
          <w:rPr>
            <w:rStyle w:val="Hyperlink"/>
            <w:iCs/>
          </w:rPr>
          <w:t>Signing key rollover in Azure AD</w:t>
        </w:r>
      </w:hyperlink>
      <w:r w:rsidRPr="001F0272">
        <w:rPr>
          <w:iCs/>
        </w:rPr>
        <w:t>.</w:t>
      </w:r>
      <w:r w:rsidRPr="00744683">
        <w:t xml:space="preserve">  While this is our preferred method for managing certs</w:t>
      </w:r>
      <w:r w:rsidR="00313658">
        <w:t>, n</w:t>
      </w:r>
      <w:r w:rsidRPr="00744683">
        <w:t>ot all ISV’s supports this scenario</w:t>
      </w:r>
      <w:r w:rsidR="00CD3C00">
        <w:t>.</w:t>
      </w:r>
    </w:p>
    <w:p w14:paraId="0A205193" w14:textId="77777777" w:rsidR="001F0272" w:rsidRPr="001F0272" w:rsidRDefault="001F0272" w:rsidP="001F0272">
      <w:pPr>
        <w:pStyle w:val="ListParagraph"/>
        <w:rPr>
          <w:b/>
        </w:rPr>
      </w:pPr>
    </w:p>
    <w:p w14:paraId="3F74D621" w14:textId="5B3FEE06" w:rsidR="00744683" w:rsidRPr="00BA680E" w:rsidRDefault="00CB0F0A" w:rsidP="007A629B">
      <w:pPr>
        <w:pStyle w:val="ListParagraph"/>
        <w:numPr>
          <w:ilvl w:val="0"/>
          <w:numId w:val="35"/>
        </w:numPr>
        <w:rPr>
          <w:b/>
        </w:rPr>
      </w:pPr>
      <w:r w:rsidRPr="00BA680E">
        <w:rPr>
          <w:b/>
        </w:rPr>
        <w:t>Manual</w:t>
      </w:r>
      <w:r w:rsidR="00DD7DCA" w:rsidRPr="00BA680E">
        <w:rPr>
          <w:b/>
        </w:rPr>
        <w:t xml:space="preserve">ly Updating: </w:t>
      </w:r>
      <w:r w:rsidR="00F05136">
        <w:t xml:space="preserve">Every application has its own certificate that expires based on how you have defined.  </w:t>
      </w:r>
      <w:r w:rsidR="00954CCC">
        <w:t xml:space="preserve">Before the application’s cert expires, you must create a new cert and </w:t>
      </w:r>
      <w:r w:rsidR="000021EC">
        <w:t>send</w:t>
      </w:r>
      <w:r w:rsidR="00954CCC">
        <w:t xml:space="preserve"> to the ISV</w:t>
      </w:r>
      <w:r w:rsidR="000021EC">
        <w:t>. Alternatively, this</w:t>
      </w:r>
      <w:r w:rsidR="00744683" w:rsidRPr="00744683">
        <w:t xml:space="preserve"> can be </w:t>
      </w:r>
      <w:r w:rsidR="000021EC">
        <w:t>pulled</w:t>
      </w:r>
      <w:r w:rsidR="00744683" w:rsidRPr="00744683">
        <w:t xml:space="preserve"> from the </w:t>
      </w:r>
      <w:r w:rsidR="000021EC">
        <w:t>federation metadata.</w:t>
      </w:r>
      <w:r w:rsidR="00744683" w:rsidRPr="00744683">
        <w:t xml:space="preserve"> </w:t>
      </w:r>
      <w:hyperlink r:id="rId73">
        <w:r w:rsidR="00744683" w:rsidRPr="00BA680E">
          <w:rPr>
            <w:rStyle w:val="Hyperlink"/>
            <w:iCs/>
          </w:rPr>
          <w:t>Read more on federation metadata here.</w:t>
        </w:r>
      </w:hyperlink>
    </w:p>
    <w:p w14:paraId="64531D41" w14:textId="79345D31" w:rsidR="00744683" w:rsidRDefault="00744683" w:rsidP="00744683">
      <w:pPr>
        <w:pStyle w:val="ListParagraph"/>
        <w:ind w:left="0"/>
      </w:pPr>
    </w:p>
    <w:p w14:paraId="61FB3FD9" w14:textId="41BD8B36" w:rsidR="00D64475" w:rsidRPr="005D67E2" w:rsidRDefault="00577A59" w:rsidP="00DF22FF">
      <w:pPr>
        <w:pStyle w:val="ListParagraph"/>
        <w:numPr>
          <w:ilvl w:val="0"/>
          <w:numId w:val="28"/>
        </w:numPr>
        <w:rPr>
          <w:b/>
          <w:color w:val="538135" w:themeColor="accent6" w:themeShade="BF"/>
        </w:rPr>
      </w:pPr>
      <w:r w:rsidRPr="00E622B6">
        <w:rPr>
          <w:b/>
          <w:color w:val="538135" w:themeColor="accent6" w:themeShade="BF"/>
        </w:rPr>
        <w:t>Microsoft Recommends</w:t>
      </w:r>
      <w:r w:rsidR="00E622B6" w:rsidRPr="00E622B6">
        <w:rPr>
          <w:b/>
          <w:color w:val="538135" w:themeColor="accent6" w:themeShade="BF"/>
        </w:rPr>
        <w:t xml:space="preserve"> Automatic Cert Rollover</w:t>
      </w:r>
    </w:p>
    <w:p w14:paraId="20DA90A7" w14:textId="77777777" w:rsidR="0030379C" w:rsidRDefault="0030379C" w:rsidP="004D7E6A">
      <w:pPr>
        <w:pStyle w:val="Heading1"/>
      </w:pPr>
      <w:bookmarkStart w:id="97" w:name="_Toc502750748"/>
      <w:bookmarkStart w:id="98" w:name="_Toc502924279"/>
      <w:r>
        <w:br w:type="page"/>
      </w:r>
    </w:p>
    <w:p w14:paraId="4BFB096A" w14:textId="1FC9EECA" w:rsidR="00616252" w:rsidDel="006E5C8E" w:rsidRDefault="00616252" w:rsidP="004D7E6A">
      <w:pPr>
        <w:pStyle w:val="Heading1"/>
        <w:rPr>
          <w:del w:id="99" w:author="Barbara Selden" w:date="2018-02-22T18:12:00Z"/>
        </w:rPr>
      </w:pPr>
      <w:del w:id="100" w:author="Barbara Selden" w:date="2018-02-22T18:12:00Z">
        <w:r w:rsidDel="006E5C8E">
          <w:lastRenderedPageBreak/>
          <w:br w:type="page"/>
        </w:r>
      </w:del>
    </w:p>
    <w:p w14:paraId="69E4BC9C" w14:textId="1FD29159" w:rsidR="000C7E54" w:rsidRDefault="00ED2928" w:rsidP="0030379C">
      <w:pPr>
        <w:pStyle w:val="Heading1"/>
      </w:pPr>
      <w:bookmarkStart w:id="101" w:name="_Implementing_Your_Solution"/>
      <w:bookmarkStart w:id="102" w:name="_Toc508188814"/>
      <w:bookmarkStart w:id="103" w:name="_Toc508610095"/>
      <w:bookmarkStart w:id="104" w:name="_Toc511030880"/>
      <w:bookmarkEnd w:id="101"/>
      <w:r>
        <w:t>Implement</w:t>
      </w:r>
      <w:bookmarkEnd w:id="97"/>
      <w:bookmarkEnd w:id="98"/>
      <w:r w:rsidR="00324CDF">
        <w:t xml:space="preserve">ing </w:t>
      </w:r>
      <w:r w:rsidR="007E4294">
        <w:t>Your Solution</w:t>
      </w:r>
      <w:bookmarkStart w:id="105" w:name="_Toc502750750"/>
      <w:bookmarkStart w:id="106" w:name="_Toc502924281"/>
      <w:bookmarkEnd w:id="102"/>
      <w:bookmarkEnd w:id="103"/>
      <w:bookmarkEnd w:id="104"/>
    </w:p>
    <w:p w14:paraId="533DFE15" w14:textId="77777777" w:rsidR="00253A16" w:rsidRDefault="00B445D3" w:rsidP="000C7E54">
      <w:r>
        <w:t xml:space="preserve">The foundation of proper planning </w:t>
      </w:r>
      <w:r w:rsidR="000B491B">
        <w:t>is</w:t>
      </w:r>
      <w:r w:rsidR="004E1561">
        <w:t xml:space="preserve"> the</w:t>
      </w:r>
      <w:r w:rsidR="000B491B">
        <w:t xml:space="preserve"> basis upon which you can deploy an application successfully with </w:t>
      </w:r>
      <w:r w:rsidR="000D7BD3">
        <w:t xml:space="preserve">Azure Active Directory.  It provides </w:t>
      </w:r>
      <w:r w:rsidR="00BC0A78">
        <w:t>intelligent security and integration that simplifies onboarding</w:t>
      </w:r>
      <w:r w:rsidR="006D240C">
        <w:t xml:space="preserve"> while</w:t>
      </w:r>
      <w:r w:rsidR="0005517F">
        <w:t xml:space="preserve"> reducing the time for successful deployments</w:t>
      </w:r>
      <w:r w:rsidR="006D240C">
        <w:t xml:space="preserve">. </w:t>
      </w:r>
      <w:r w:rsidR="004E1561">
        <w:t xml:space="preserve"> This combination ensure that your application is</w:t>
      </w:r>
      <w:r w:rsidR="0005517F">
        <w:t xml:space="preserve"> </w:t>
      </w:r>
      <w:r w:rsidR="00253A16">
        <w:t>integrated with ease while mitigating down time for your end users.</w:t>
      </w:r>
    </w:p>
    <w:p w14:paraId="4967B2AF" w14:textId="2212C2E0" w:rsidR="00CB2FB1" w:rsidRDefault="00253A16" w:rsidP="000C7E54">
      <w:r>
        <w:t xml:space="preserve">Use the following phases to plan for and deploy </w:t>
      </w:r>
      <w:r w:rsidR="00CB2FB1">
        <w:t xml:space="preserve">your solution </w:t>
      </w:r>
      <w:r w:rsidR="00157E3E">
        <w:t>in your organization</w:t>
      </w:r>
      <w:r w:rsidR="00CB2FB1">
        <w:t>:</w:t>
      </w:r>
    </w:p>
    <w:p w14:paraId="148B5FDF" w14:textId="740659DF" w:rsidR="00CB2FB1" w:rsidRDefault="00583EAC" w:rsidP="00D10F94">
      <w:pPr>
        <w:ind w:left="360"/>
      </w:pPr>
      <w:hyperlink w:anchor="_Phase_1:_Implementation" w:history="1">
        <w:r w:rsidR="00CB2FB1" w:rsidRPr="00DD4FF8">
          <w:rPr>
            <w:rStyle w:val="Hyperlink"/>
          </w:rPr>
          <w:t>Phase 1: Implementation Steps</w:t>
        </w:r>
      </w:hyperlink>
    </w:p>
    <w:p w14:paraId="122B643B" w14:textId="45C362C1" w:rsidR="00220DDA" w:rsidRDefault="00583EAC" w:rsidP="00D10F94">
      <w:pPr>
        <w:ind w:left="360"/>
      </w:pPr>
      <w:hyperlink w:anchor="_Phase_2:_Change" w:history="1">
        <w:r w:rsidR="00CB2FB1" w:rsidRPr="00DD4FF8">
          <w:rPr>
            <w:rStyle w:val="Hyperlink"/>
          </w:rPr>
          <w:t xml:space="preserve">Phase 2: </w:t>
        </w:r>
        <w:r w:rsidR="00220DDA" w:rsidRPr="00DD4FF8">
          <w:rPr>
            <w:rStyle w:val="Hyperlink"/>
          </w:rPr>
          <w:t xml:space="preserve">Change </w:t>
        </w:r>
        <w:r w:rsidR="00FA08D6" w:rsidRPr="00DD4FF8">
          <w:rPr>
            <w:rStyle w:val="Hyperlink"/>
          </w:rPr>
          <w:t>Communications</w:t>
        </w:r>
      </w:hyperlink>
    </w:p>
    <w:p w14:paraId="2E304B7F" w14:textId="76B651C3" w:rsidR="000C7E54" w:rsidRDefault="00583EAC" w:rsidP="00D10F94">
      <w:pPr>
        <w:ind w:left="360"/>
      </w:pPr>
      <w:hyperlink w:anchor="_Phase_3:_User" w:history="1">
        <w:r w:rsidR="00220DDA" w:rsidRPr="00DD4FF8">
          <w:rPr>
            <w:rStyle w:val="Hyperlink"/>
          </w:rPr>
          <w:t xml:space="preserve">Phase 3: </w:t>
        </w:r>
        <w:r w:rsidR="003C28A1">
          <w:rPr>
            <w:rStyle w:val="Hyperlink"/>
          </w:rPr>
          <w:t xml:space="preserve">Verify </w:t>
        </w:r>
        <w:r w:rsidR="00DD1C51">
          <w:rPr>
            <w:rStyle w:val="Hyperlink"/>
          </w:rPr>
          <w:t>End User Scenarios</w:t>
        </w:r>
        <w:r w:rsidR="00AB34E5" w:rsidRPr="00DD4FF8">
          <w:rPr>
            <w:rStyle w:val="Hyperlink"/>
          </w:rPr>
          <w:t xml:space="preserve"> for SSO</w:t>
        </w:r>
      </w:hyperlink>
    </w:p>
    <w:p w14:paraId="0B210756" w14:textId="3371B4FF" w:rsidR="00FA08D6" w:rsidRPr="000C7E54" w:rsidRDefault="00583EAC" w:rsidP="00D10F94">
      <w:pPr>
        <w:ind w:left="360"/>
      </w:pPr>
      <w:hyperlink w:anchor="_Phase_4:_Rollback" w:history="1">
        <w:r w:rsidR="00FA08D6" w:rsidRPr="00DD4FF8">
          <w:rPr>
            <w:rStyle w:val="Hyperlink"/>
          </w:rPr>
          <w:t>Phase 4: Rollback Steps</w:t>
        </w:r>
      </w:hyperlink>
    </w:p>
    <w:p w14:paraId="537761B1" w14:textId="5338F05E" w:rsidR="00FA5838" w:rsidRDefault="00C449A7" w:rsidP="003A58A1">
      <w:pPr>
        <w:pStyle w:val="Heading2"/>
      </w:pPr>
      <w:bookmarkStart w:id="107" w:name="_Phase_1:_Implementation"/>
      <w:bookmarkStart w:id="108" w:name="_Toc508188815"/>
      <w:bookmarkStart w:id="109" w:name="_Toc508610096"/>
      <w:bookmarkStart w:id="110" w:name="_Toc511030881"/>
      <w:bookmarkEnd w:id="107"/>
      <w:r>
        <w:t xml:space="preserve">Phase </w:t>
      </w:r>
      <w:r w:rsidR="00A54AE5">
        <w:t>1</w:t>
      </w:r>
      <w:r>
        <w:t xml:space="preserve">: </w:t>
      </w:r>
      <w:r w:rsidR="00ED2928">
        <w:t>Implementation Steps</w:t>
      </w:r>
      <w:bookmarkEnd w:id="105"/>
      <w:bookmarkEnd w:id="106"/>
      <w:bookmarkEnd w:id="108"/>
      <w:bookmarkEnd w:id="109"/>
      <w:bookmarkEnd w:id="110"/>
    </w:p>
    <w:p w14:paraId="34B785C7" w14:textId="1FB659A3" w:rsidR="00867F55" w:rsidRDefault="00305A65" w:rsidP="00867F55">
      <w:r>
        <w:t>In this section you will be</w:t>
      </w:r>
      <w:r w:rsidR="001428F4">
        <w:t xml:space="preserve"> able to get the instructions to deploy your solution.  </w:t>
      </w:r>
      <w:r w:rsidR="00F55C56">
        <w:t>Use the following steps to implement your projec</w:t>
      </w:r>
      <w:r w:rsidR="0050637D">
        <w:t>t:</w:t>
      </w:r>
    </w:p>
    <w:p w14:paraId="19D82827" w14:textId="3C6AA3A6" w:rsidR="000D7EC0" w:rsidRDefault="00E1402E" w:rsidP="00515B87">
      <w:pPr>
        <w:pStyle w:val="Heading3"/>
      </w:pPr>
      <w:bookmarkStart w:id="111" w:name="_Step_1:_Identify"/>
      <w:bookmarkStart w:id="112" w:name="_Toc508188816"/>
      <w:bookmarkStart w:id="113" w:name="_Toc508610097"/>
      <w:bookmarkStart w:id="114" w:name="_Toc511030882"/>
      <w:bookmarkEnd w:id="111"/>
      <w:r>
        <w:t xml:space="preserve">Step 1: </w:t>
      </w:r>
      <w:r w:rsidR="00110FE4">
        <w:t>Identify your Test Users</w:t>
      </w:r>
      <w:bookmarkEnd w:id="112"/>
      <w:bookmarkEnd w:id="113"/>
      <w:bookmarkEnd w:id="114"/>
    </w:p>
    <w:p w14:paraId="756631EB" w14:textId="77777777" w:rsidR="00ED7F69" w:rsidRDefault="000D7EC0" w:rsidP="007A629B">
      <w:pPr>
        <w:pStyle w:val="ListParagraph"/>
        <w:numPr>
          <w:ilvl w:val="1"/>
          <w:numId w:val="37"/>
        </w:numPr>
        <w:contextualSpacing w:val="0"/>
      </w:pPr>
      <w:r>
        <w:t xml:space="preserve">Reach out to the app owner and </w:t>
      </w:r>
      <w:r w:rsidR="00363885">
        <w:t xml:space="preserve">request they create </w:t>
      </w:r>
      <w:r w:rsidR="00FD163C">
        <w:t xml:space="preserve">a </w:t>
      </w:r>
      <w:r w:rsidR="00C629F3">
        <w:t>minimum of</w:t>
      </w:r>
      <w:r w:rsidR="006E5C8E">
        <w:t xml:space="preserve"> </w:t>
      </w:r>
      <w:r w:rsidR="00C629F3">
        <w:t>-3</w:t>
      </w:r>
      <w:r w:rsidR="00FD163C">
        <w:t xml:space="preserve"> test users within the application</w:t>
      </w:r>
      <w:r w:rsidR="00C629F3">
        <w:t>.</w:t>
      </w:r>
    </w:p>
    <w:p w14:paraId="6A5E68A2" w14:textId="77777777" w:rsidR="00ED7F69" w:rsidRDefault="00FD163C" w:rsidP="007A629B">
      <w:pPr>
        <w:pStyle w:val="ListParagraph"/>
        <w:numPr>
          <w:ilvl w:val="1"/>
          <w:numId w:val="37"/>
        </w:numPr>
        <w:contextualSpacing w:val="0"/>
      </w:pPr>
      <w:r>
        <w:t xml:space="preserve">Ensure the information that you will be using later as the </w:t>
      </w:r>
      <w:r w:rsidR="00EB4CEF">
        <w:t>primary attribute is populated correctly and will match what will be available in Azure AD</w:t>
      </w:r>
      <w:r w:rsidR="00C629F3">
        <w:t>.</w:t>
      </w:r>
    </w:p>
    <w:p w14:paraId="6FE5C25E" w14:textId="30348851" w:rsidR="008F538A" w:rsidRDefault="004E4DE7" w:rsidP="007A629B">
      <w:pPr>
        <w:pStyle w:val="ListParagraph"/>
        <w:numPr>
          <w:ilvl w:val="2"/>
          <w:numId w:val="37"/>
        </w:numPr>
        <w:contextualSpacing w:val="0"/>
      </w:pPr>
      <w:r w:rsidRPr="00ED7F69">
        <w:rPr>
          <w:b/>
        </w:rPr>
        <w:t>Note</w:t>
      </w:r>
      <w:r>
        <w:t xml:space="preserve"> (</w:t>
      </w:r>
      <w:r w:rsidRPr="00ED7F69">
        <w:t>In most cases this will map to the NameID for SAML-based applications</w:t>
      </w:r>
      <w:r w:rsidR="00646C0F" w:rsidRPr="00ED7F69">
        <w:t>. For JWOT tokens it’s the value name that you provide</w:t>
      </w:r>
      <w:r>
        <w:t>)</w:t>
      </w:r>
      <w:r w:rsidR="008F538A">
        <w:t>.</w:t>
      </w:r>
    </w:p>
    <w:p w14:paraId="795EE68F" w14:textId="2D13BDF5" w:rsidR="00613997" w:rsidRDefault="00C6616C" w:rsidP="007A629B">
      <w:pPr>
        <w:pStyle w:val="ListParagraph"/>
        <w:numPr>
          <w:ilvl w:val="1"/>
          <w:numId w:val="37"/>
        </w:numPr>
        <w:contextualSpacing w:val="0"/>
      </w:pPr>
      <w:r>
        <w:t xml:space="preserve">Create the user in Azure AD either </w:t>
      </w:r>
      <w:r w:rsidR="00E7170D">
        <w:t>manually as a</w:t>
      </w:r>
      <w:r>
        <w:t xml:space="preserve"> cloud-based user</w:t>
      </w:r>
      <w:r w:rsidR="006E5C8E">
        <w:t>,</w:t>
      </w:r>
      <w:r>
        <w:t xml:space="preserve"> or sync the user from on-premises using Azure AD Connect</w:t>
      </w:r>
      <w:r w:rsidR="00E7170D">
        <w:t xml:space="preserve"> sync engine. </w:t>
      </w:r>
      <w:r w:rsidR="00A16A29">
        <w:t>Ensure the information matches that you will be using in the claims being sent to the application</w:t>
      </w:r>
      <w:r w:rsidR="00C629F3">
        <w:t>.</w:t>
      </w:r>
    </w:p>
    <w:p w14:paraId="7CCF87F5" w14:textId="77777777" w:rsidR="0049512B" w:rsidRPr="0049512B" w:rsidRDefault="0049512B" w:rsidP="007A629B">
      <w:pPr>
        <w:pStyle w:val="ListParagraph"/>
        <w:numPr>
          <w:ilvl w:val="0"/>
          <w:numId w:val="38"/>
        </w:numPr>
        <w:rPr>
          <w:vanish/>
        </w:rPr>
      </w:pPr>
      <w:bookmarkStart w:id="115" w:name="_Step_3:_Configure"/>
      <w:bookmarkEnd w:id="115"/>
    </w:p>
    <w:p w14:paraId="70EC3346" w14:textId="35281821" w:rsidR="008C487C" w:rsidRDefault="001972A6">
      <w:pPr>
        <w:pStyle w:val="Heading3"/>
      </w:pPr>
      <w:bookmarkStart w:id="116" w:name="_Step_4:_Configure"/>
      <w:bookmarkStart w:id="117" w:name="_Step_5:_Configure"/>
      <w:bookmarkStart w:id="118" w:name="_Toc508188817"/>
      <w:bookmarkStart w:id="119" w:name="_Toc508610098"/>
      <w:bookmarkStart w:id="120" w:name="_Toc511030883"/>
      <w:bookmarkStart w:id="121" w:name="_Toc502750749"/>
      <w:bookmarkStart w:id="122" w:name="_Toc502924280"/>
      <w:bookmarkStart w:id="123" w:name="_Toc502750751"/>
      <w:bookmarkStart w:id="124" w:name="_Toc502924282"/>
      <w:bookmarkEnd w:id="116"/>
      <w:bookmarkEnd w:id="117"/>
      <w:r w:rsidRPr="001972A6">
        <w:t>Step 2: Configure Azure Single Sign-on</w:t>
      </w:r>
      <w:bookmarkEnd w:id="118"/>
      <w:bookmarkEnd w:id="119"/>
      <w:bookmarkEnd w:id="120"/>
    </w:p>
    <w:p w14:paraId="1CBF5D53" w14:textId="77777777" w:rsidR="001972A6" w:rsidRDefault="001972A6" w:rsidP="001972A6">
      <w:pPr>
        <w:pStyle w:val="ListParagraph"/>
        <w:numPr>
          <w:ilvl w:val="1"/>
          <w:numId w:val="38"/>
        </w:numPr>
      </w:pPr>
      <w:r>
        <w:t xml:space="preserve">From the </w:t>
      </w:r>
      <w:hyperlink r:id="rId74" w:history="1">
        <w:r w:rsidRPr="007257F2">
          <w:rPr>
            <w:rStyle w:val="Hyperlink"/>
          </w:rPr>
          <w:t>list of applications</w:t>
        </w:r>
      </w:hyperlink>
      <w:r>
        <w:t>, locate and open the SSO tutorial for your application,</w:t>
      </w:r>
      <w:r w:rsidRPr="007A1617">
        <w:t xml:space="preserve"> </w:t>
      </w:r>
      <w:r>
        <w:t>then follow the tutorial’s steps on to successfully configure your SaaS application.</w:t>
      </w:r>
    </w:p>
    <w:p w14:paraId="746BF40B" w14:textId="77777777" w:rsidR="001972A6" w:rsidRDefault="001972A6" w:rsidP="001972A6">
      <w:pPr>
        <w:ind w:left="360"/>
      </w:pPr>
      <w:r w:rsidRPr="00AB60F3">
        <w:rPr>
          <w:b/>
        </w:rPr>
        <w:lastRenderedPageBreak/>
        <w:t>Example:</w:t>
      </w:r>
      <w:r>
        <w:t xml:space="preserve"> </w:t>
      </w:r>
      <w:r>
        <w:rPr>
          <w:noProof/>
        </w:rPr>
        <w:drawing>
          <wp:inline distT="0" distB="0" distL="0" distR="0" wp14:anchorId="0E98DBE4" wp14:editId="19386AD5">
            <wp:extent cx="5937250" cy="2073836"/>
            <wp:effectExtent l="114300" t="114300" r="120650" b="136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43633"/>
                    <a:stretch/>
                  </pic:blipFill>
                  <pic:spPr bwMode="auto">
                    <a:xfrm>
                      <a:off x="0" y="0"/>
                      <a:ext cx="5937250" cy="207383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7E415B" w14:textId="77777777" w:rsidR="001972A6" w:rsidRDefault="001972A6" w:rsidP="001972A6">
      <w:pPr>
        <w:pStyle w:val="ListParagraph"/>
        <w:numPr>
          <w:ilvl w:val="1"/>
          <w:numId w:val="38"/>
        </w:numPr>
        <w:contextualSpacing w:val="0"/>
      </w:pPr>
      <w:r>
        <w:t xml:space="preserve">If you do not locate your application, navigate to our </w:t>
      </w:r>
      <w:hyperlink r:id="rId76" w:history="1">
        <w:r w:rsidRPr="00714B24">
          <w:rPr>
            <w:rStyle w:val="Hyperlink"/>
          </w:rPr>
          <w:t>Custom Application documentation</w:t>
        </w:r>
      </w:hyperlink>
      <w:r>
        <w:t>. This will walk you through on how to add an application that is not located in the Azure AD gallery.</w:t>
      </w:r>
    </w:p>
    <w:p w14:paraId="429E2789" w14:textId="53644573" w:rsidR="001972A6" w:rsidRDefault="001972A6" w:rsidP="001972A6">
      <w:pPr>
        <w:pStyle w:val="ListParagraph"/>
        <w:numPr>
          <w:ilvl w:val="1"/>
          <w:numId w:val="38"/>
        </w:numPr>
        <w:contextualSpacing w:val="0"/>
      </w:pPr>
      <w:r>
        <w:t xml:space="preserve">(Optional) Customize claims issued in the SAML token for enterprise application using </w:t>
      </w:r>
      <w:hyperlink r:id="rId77" w:history="1">
        <w:r w:rsidRPr="005D5BC7">
          <w:rPr>
            <w:rStyle w:val="Hyperlink"/>
          </w:rPr>
          <w:t>Microsoft’s guidance documentation</w:t>
        </w:r>
      </w:hyperlink>
      <w:r>
        <w:t>. Ensure these map to what is expected to be received in the SAML response for your application.</w:t>
      </w:r>
    </w:p>
    <w:p w14:paraId="485F86C4" w14:textId="77777777" w:rsidR="001972A6" w:rsidRPr="00E70635" w:rsidRDefault="001972A6" w:rsidP="001972A6">
      <w:pPr>
        <w:pStyle w:val="ListParagraph"/>
        <w:numPr>
          <w:ilvl w:val="1"/>
          <w:numId w:val="38"/>
        </w:numPr>
        <w:contextualSpacing w:val="0"/>
      </w:pPr>
      <w:r>
        <w:t xml:space="preserve">If you encounter issues during configuration, use our </w:t>
      </w:r>
      <w:r w:rsidRPr="00E70635">
        <w:t xml:space="preserve">guidance on </w:t>
      </w:r>
      <w:hyperlink r:id="rId78" w:history="1">
        <w:r w:rsidRPr="00E70635">
          <w:rPr>
            <w:rStyle w:val="Hyperlink"/>
          </w:rPr>
          <w:t>how to Debug SSO integration</w:t>
        </w:r>
      </w:hyperlink>
      <w:r w:rsidRPr="00E70635">
        <w:t>.</w:t>
      </w:r>
    </w:p>
    <w:p w14:paraId="13C1D86F" w14:textId="77777777" w:rsidR="001972A6" w:rsidRDefault="001972A6" w:rsidP="001972A6">
      <w:pPr>
        <w:pStyle w:val="ListParagraph"/>
        <w:numPr>
          <w:ilvl w:val="1"/>
          <w:numId w:val="38"/>
        </w:numPr>
        <w:contextualSpacing w:val="0"/>
      </w:pPr>
      <w:r w:rsidRPr="00E70635">
        <w:t>N</w:t>
      </w:r>
      <w:r w:rsidRPr="00913080">
        <w:t>ote:</w:t>
      </w:r>
      <w:r>
        <w:t xml:space="preserve"> (</w:t>
      </w:r>
      <w:r w:rsidRPr="00913080">
        <w:t>Custom application is an Azure AD Premium P1 or P2 licenses feature</w:t>
      </w:r>
      <w:r>
        <w:t>)</w:t>
      </w:r>
    </w:p>
    <w:p w14:paraId="5E3275E4" w14:textId="77777777" w:rsidR="001972A6" w:rsidRPr="001972A6" w:rsidRDefault="001972A6" w:rsidP="001972A6"/>
    <w:p w14:paraId="220D0554" w14:textId="1858DA3D" w:rsidR="00A54AE5" w:rsidRPr="00B412C5" w:rsidRDefault="00A54AE5" w:rsidP="003A58A1">
      <w:pPr>
        <w:pStyle w:val="Heading2"/>
      </w:pPr>
      <w:bookmarkStart w:id="125" w:name="_Toc508188818"/>
      <w:bookmarkStart w:id="126" w:name="_Toc508610099"/>
      <w:bookmarkStart w:id="127" w:name="_Toc511030884"/>
      <w:r>
        <w:t>Phase 2: Change Communications</w:t>
      </w:r>
      <w:bookmarkEnd w:id="121"/>
      <w:bookmarkEnd w:id="122"/>
      <w:bookmarkEnd w:id="125"/>
      <w:bookmarkEnd w:id="126"/>
      <w:bookmarkEnd w:id="127"/>
    </w:p>
    <w:p w14:paraId="689219DE" w14:textId="77777777" w:rsidR="00A54AE5" w:rsidRDefault="00A54AE5" w:rsidP="00515B87">
      <w:pPr>
        <w:pStyle w:val="Heading3"/>
      </w:pPr>
      <w:bookmarkStart w:id="128" w:name="_Toc508188819"/>
      <w:bookmarkStart w:id="129" w:name="_Toc508610100"/>
      <w:bookmarkStart w:id="130" w:name="_Toc511030885"/>
      <w:r>
        <w:t>Step 1: Provide Internal Change Communication to end users</w:t>
      </w:r>
      <w:bookmarkEnd w:id="128"/>
      <w:bookmarkEnd w:id="129"/>
      <w:bookmarkEnd w:id="130"/>
    </w:p>
    <w:p w14:paraId="1E258E5E" w14:textId="77777777" w:rsidR="00186254" w:rsidRDefault="00A54AE5" w:rsidP="002D1FAA">
      <w:r>
        <w:t>The end user experience will change when accessing your application moving forward. Use the following template example to communicate to end users about these changes to reduce help desk calls and drive positive adoption for your deployment</w:t>
      </w:r>
    </w:p>
    <w:p w14:paraId="47F735E3" w14:textId="08ED9CE1" w:rsidR="00A54AE5" w:rsidRDefault="00DD1C51" w:rsidP="00A54AE5">
      <w:r>
        <w:object w:dxaOrig="1543" w:dyaOrig="1000" w14:anchorId="21A59F97">
          <v:shape id="_x0000_i1026" type="#_x0000_t75" style="width:77pt;height:50pt" o:ole="">
            <v:imagedata r:id="rId79" o:title=""/>
          </v:shape>
          <o:OLEObject Type="Embed" ProgID="PowerPoint.Show.12" ShapeID="_x0000_i1026" DrawAspect="Icon" ObjectID="_1587212725" r:id="rId80"/>
        </w:object>
      </w:r>
    </w:p>
    <w:p w14:paraId="72520C03" w14:textId="57AFEF6F" w:rsidR="004E0879" w:rsidRDefault="00C449A7" w:rsidP="003A58A1">
      <w:pPr>
        <w:pStyle w:val="Heading2"/>
      </w:pPr>
      <w:bookmarkStart w:id="131" w:name="_Phase_3:_User"/>
      <w:bookmarkStart w:id="132" w:name="_Toc508188820"/>
      <w:bookmarkStart w:id="133" w:name="_Toc508610101"/>
      <w:bookmarkStart w:id="134" w:name="_Toc511030886"/>
      <w:bookmarkEnd w:id="131"/>
      <w:r>
        <w:t xml:space="preserve">Phase 3: </w:t>
      </w:r>
      <w:bookmarkEnd w:id="123"/>
      <w:bookmarkEnd w:id="124"/>
      <w:r w:rsidR="003C28A1" w:rsidRPr="003C28A1">
        <w:t>Verify End User Scenario</w:t>
      </w:r>
      <w:r w:rsidR="003C28A1">
        <w:t xml:space="preserve"> </w:t>
      </w:r>
      <w:r w:rsidR="00AB34E5">
        <w:t>f</w:t>
      </w:r>
      <w:r w:rsidR="00596680">
        <w:t>or SSO</w:t>
      </w:r>
      <w:bookmarkEnd w:id="132"/>
      <w:bookmarkEnd w:id="133"/>
      <w:bookmarkEnd w:id="134"/>
    </w:p>
    <w:p w14:paraId="6CE83AC3" w14:textId="5A1CF634" w:rsidR="004E0879" w:rsidRDefault="004E0879" w:rsidP="00515B87">
      <w:pPr>
        <w:pStyle w:val="Heading3"/>
      </w:pPr>
      <w:bookmarkStart w:id="135" w:name="_Step_1:_Create"/>
      <w:bookmarkStart w:id="136" w:name="_Toc508188821"/>
      <w:bookmarkStart w:id="137" w:name="_Toc508610102"/>
      <w:bookmarkStart w:id="138" w:name="_Toc511030887"/>
      <w:bookmarkStart w:id="139" w:name="_Toc502750752"/>
      <w:bookmarkStart w:id="140" w:name="_Toc502924283"/>
      <w:bookmarkEnd w:id="135"/>
      <w:r>
        <w:t>Step 1: Create test cases for your application deployment</w:t>
      </w:r>
      <w:bookmarkEnd w:id="136"/>
      <w:bookmarkEnd w:id="137"/>
      <w:bookmarkEnd w:id="138"/>
    </w:p>
    <w:p w14:paraId="3C39D31C" w14:textId="30103A80" w:rsidR="000C0EF5" w:rsidRDefault="005353F0" w:rsidP="00CA70A4">
      <w:r>
        <w:t>The following tests will be conducted with both Corporate Own devices and personal devices. These test cases should reflec</w:t>
      </w:r>
      <w:r w:rsidR="000C0EF5">
        <w:t>t your Business Use Cases.</w:t>
      </w:r>
      <w:r w:rsidR="004202EF">
        <w:t xml:space="preserve">  These will be used </w:t>
      </w:r>
      <w:r w:rsidR="00777235">
        <w:t>to verify whether this solution meets your requirements.</w:t>
      </w:r>
    </w:p>
    <w:p w14:paraId="17EDB611" w14:textId="58BECAD9" w:rsidR="005353F0" w:rsidRPr="00E42134" w:rsidRDefault="005353F0" w:rsidP="005353F0">
      <w:pPr>
        <w:rPr>
          <w:b/>
        </w:rPr>
      </w:pPr>
      <w:r w:rsidRPr="00E42134">
        <w:rPr>
          <w:b/>
        </w:rPr>
        <w:t>See Examples b</w:t>
      </w:r>
      <w:r w:rsidR="000C0EF5" w:rsidRPr="00E42134">
        <w:rPr>
          <w:b/>
        </w:rPr>
        <w:t>elow:</w:t>
      </w:r>
    </w:p>
    <w:p w14:paraId="241E17C9" w14:textId="77777777" w:rsidR="005353F0" w:rsidRPr="005353F0" w:rsidRDefault="005353F0" w:rsidP="005353F0"/>
    <w:tbl>
      <w:tblPr>
        <w:tblStyle w:val="Deploymentguide"/>
        <w:tblW w:w="10435" w:type="dxa"/>
        <w:tblLook w:val="0420" w:firstRow="1" w:lastRow="0" w:firstColumn="0" w:lastColumn="0" w:noHBand="0" w:noVBand="1"/>
      </w:tblPr>
      <w:tblGrid>
        <w:gridCol w:w="3645"/>
        <w:gridCol w:w="2868"/>
        <w:gridCol w:w="3922"/>
      </w:tblGrid>
      <w:tr w:rsidR="005353F0" w14:paraId="2FDD4522" w14:textId="77777777" w:rsidTr="00A15973">
        <w:trPr>
          <w:cnfStyle w:val="100000000000" w:firstRow="1" w:lastRow="0" w:firstColumn="0" w:lastColumn="0" w:oddVBand="0" w:evenVBand="0" w:oddHBand="0" w:evenHBand="0" w:firstRowFirstColumn="0" w:firstRowLastColumn="0" w:lastRowFirstColumn="0" w:lastRowLastColumn="0"/>
          <w:trHeight w:val="272"/>
        </w:trPr>
        <w:tc>
          <w:tcPr>
            <w:tcW w:w="3645" w:type="dxa"/>
          </w:tcPr>
          <w:p w14:paraId="61BDC748" w14:textId="77777777" w:rsidR="005353F0" w:rsidRDefault="005353F0" w:rsidP="00271140">
            <w:r>
              <w:lastRenderedPageBreak/>
              <w:t>Scenarios</w:t>
            </w:r>
          </w:p>
        </w:tc>
        <w:tc>
          <w:tcPr>
            <w:tcW w:w="2868" w:type="dxa"/>
          </w:tcPr>
          <w:p w14:paraId="48930852" w14:textId="77777777" w:rsidR="005353F0" w:rsidRDefault="005353F0" w:rsidP="00271140">
            <w:r>
              <w:t>Expected Results</w:t>
            </w:r>
          </w:p>
        </w:tc>
        <w:tc>
          <w:tcPr>
            <w:tcW w:w="3922" w:type="dxa"/>
            <w:tcBorders>
              <w:bottom w:val="single" w:sz="4" w:space="0" w:color="4472C4" w:themeColor="accent1"/>
            </w:tcBorders>
          </w:tcPr>
          <w:p w14:paraId="7658F4C4" w14:textId="77777777" w:rsidR="005353F0" w:rsidRDefault="005353F0" w:rsidP="00271140">
            <w:pPr>
              <w:rPr>
                <w:b w:val="0"/>
                <w:bCs w:val="0"/>
              </w:rPr>
            </w:pPr>
            <w:r>
              <w:t>Actual Results</w:t>
            </w:r>
          </w:p>
          <w:p w14:paraId="4BB31299" w14:textId="49705AD2" w:rsidR="00A15973" w:rsidRDefault="00A15973" w:rsidP="00271140"/>
        </w:tc>
      </w:tr>
      <w:tr w:rsidR="005353F0" w14:paraId="2E68A276" w14:textId="77777777" w:rsidTr="00A15973">
        <w:trPr>
          <w:trHeight w:val="295"/>
        </w:trPr>
        <w:tc>
          <w:tcPr>
            <w:tcW w:w="3645" w:type="dxa"/>
          </w:tcPr>
          <w:p w14:paraId="3C3CD175" w14:textId="71078A90" w:rsidR="005353F0" w:rsidRDefault="005353F0" w:rsidP="00271140">
            <w:r>
              <w:t xml:space="preserve">Authorized User logs into </w:t>
            </w:r>
            <w:r w:rsidR="00DB318F">
              <w:t>&lt;&lt;APPLICATION NAME&gt;&gt;</w:t>
            </w:r>
            <w:r>
              <w:t xml:space="preserve"> with IE while on corp (SP-initiated)</w:t>
            </w:r>
          </w:p>
        </w:tc>
        <w:tc>
          <w:tcPr>
            <w:tcW w:w="2868" w:type="dxa"/>
            <w:tcBorders>
              <w:right w:val="single" w:sz="4" w:space="0" w:color="4472C4" w:themeColor="accent1"/>
            </w:tcBorders>
          </w:tcPr>
          <w:p w14:paraId="043C435C" w14:textId="5DD79EBD" w:rsidR="005353F0" w:rsidRDefault="005353F0" w:rsidP="00271140">
            <w:r>
              <w:t xml:space="preserve">User navigates to </w:t>
            </w:r>
            <w:r w:rsidR="00DB318F">
              <w:t>&lt;&lt;APPLICATION NAME&gt;&gt;</w:t>
            </w:r>
            <w:r>
              <w:t xml:space="preserve"> URL and initiates SP-initiated flow. IWA occurs with no additional prompts</w:t>
            </w:r>
          </w:p>
        </w:tc>
        <w:tc>
          <w:tcPr>
            <w:tcW w:w="3922" w:type="dxa"/>
            <w:tcBorders>
              <w:left w:val="single" w:sz="4" w:space="0" w:color="4472C4" w:themeColor="accent1"/>
            </w:tcBorders>
          </w:tcPr>
          <w:p w14:paraId="16F0C956" w14:textId="77777777" w:rsidR="005353F0" w:rsidRDefault="005353F0" w:rsidP="00271140"/>
        </w:tc>
      </w:tr>
      <w:tr w:rsidR="005353F0" w14:paraId="01F10F00" w14:textId="77777777" w:rsidTr="00A15973">
        <w:trPr>
          <w:trHeight w:val="272"/>
        </w:trPr>
        <w:tc>
          <w:tcPr>
            <w:tcW w:w="3645" w:type="dxa"/>
          </w:tcPr>
          <w:p w14:paraId="7F2D67DF" w14:textId="54F5B106" w:rsidR="005353F0" w:rsidRDefault="005353F0" w:rsidP="00271140">
            <w:r>
              <w:t xml:space="preserve">Authorized User logs into </w:t>
            </w:r>
            <w:r w:rsidR="00DB318F">
              <w:t>&lt;&lt;APPLICATION NAME&gt;&gt;</w:t>
            </w:r>
            <w:r>
              <w:t xml:space="preserve"> with IE while off corp (SP-initiated) with new login attempt</w:t>
            </w:r>
          </w:p>
        </w:tc>
        <w:tc>
          <w:tcPr>
            <w:tcW w:w="2868" w:type="dxa"/>
            <w:tcBorders>
              <w:right w:val="single" w:sz="4" w:space="0" w:color="4472C4" w:themeColor="accent1"/>
            </w:tcBorders>
          </w:tcPr>
          <w:p w14:paraId="0BF6E281" w14:textId="250C7D5B" w:rsidR="005353F0" w:rsidRDefault="005353F0" w:rsidP="00271140">
            <w:r>
              <w:t xml:space="preserve">User navigates to </w:t>
            </w:r>
            <w:r w:rsidR="00DB318F">
              <w:t>&lt;&lt;APPLICATION NAME&gt;&gt;</w:t>
            </w:r>
            <w:r>
              <w:t xml:space="preserve"> URL and initiates SP-initiated flow. Forms-based prompt at AD FS Sever. User successfully logs in and browser prompts for MFA.</w:t>
            </w:r>
          </w:p>
        </w:tc>
        <w:tc>
          <w:tcPr>
            <w:tcW w:w="3922" w:type="dxa"/>
            <w:tcBorders>
              <w:left w:val="single" w:sz="4" w:space="0" w:color="4472C4" w:themeColor="accent1"/>
            </w:tcBorders>
          </w:tcPr>
          <w:p w14:paraId="195C3885" w14:textId="77777777" w:rsidR="005353F0" w:rsidRDefault="005353F0" w:rsidP="00271140"/>
        </w:tc>
      </w:tr>
      <w:tr w:rsidR="005353F0" w14:paraId="28B17828" w14:textId="77777777" w:rsidTr="00A15973">
        <w:trPr>
          <w:trHeight w:val="272"/>
        </w:trPr>
        <w:tc>
          <w:tcPr>
            <w:tcW w:w="3645" w:type="dxa"/>
          </w:tcPr>
          <w:p w14:paraId="17D92DD2" w14:textId="716D9B55" w:rsidR="005353F0" w:rsidRDefault="005353F0" w:rsidP="00271140">
            <w:r>
              <w:t xml:space="preserve">Authorized User logs into </w:t>
            </w:r>
            <w:r w:rsidR="00DB318F">
              <w:t>&lt;&lt;APPLICATION NAME&gt;&gt;</w:t>
            </w:r>
            <w:r>
              <w:t xml:space="preserve"> with IE while off corp (SP-initiated) with a current session and has never performed MFA</w:t>
            </w:r>
          </w:p>
        </w:tc>
        <w:tc>
          <w:tcPr>
            <w:tcW w:w="2868" w:type="dxa"/>
            <w:tcBorders>
              <w:right w:val="single" w:sz="4" w:space="0" w:color="4472C4" w:themeColor="accent1"/>
            </w:tcBorders>
          </w:tcPr>
          <w:p w14:paraId="01BF9B53" w14:textId="6209F500" w:rsidR="005353F0" w:rsidRDefault="005353F0" w:rsidP="00271140">
            <w:r>
              <w:t xml:space="preserve">User navigates to </w:t>
            </w:r>
            <w:r w:rsidR="00DB318F">
              <w:t>&lt;&lt;APPLICATION NAME&gt;&gt;</w:t>
            </w:r>
            <w:r>
              <w:t xml:space="preserve"> URL and initiates SP-initiated flow. User does not receive prompt for first factor. User receives prompt for MFA.</w:t>
            </w:r>
          </w:p>
        </w:tc>
        <w:tc>
          <w:tcPr>
            <w:tcW w:w="3922" w:type="dxa"/>
            <w:tcBorders>
              <w:left w:val="single" w:sz="4" w:space="0" w:color="4472C4" w:themeColor="accent1"/>
            </w:tcBorders>
          </w:tcPr>
          <w:p w14:paraId="2EB674F4" w14:textId="77777777" w:rsidR="005353F0" w:rsidRDefault="005353F0" w:rsidP="00271140"/>
        </w:tc>
      </w:tr>
      <w:tr w:rsidR="005353F0" w14:paraId="1BC69868" w14:textId="77777777" w:rsidTr="00A15973">
        <w:trPr>
          <w:trHeight w:val="272"/>
        </w:trPr>
        <w:tc>
          <w:tcPr>
            <w:tcW w:w="3645" w:type="dxa"/>
          </w:tcPr>
          <w:p w14:paraId="3B5B53E6" w14:textId="7652D52E" w:rsidR="005353F0" w:rsidRDefault="005353F0" w:rsidP="00271140">
            <w:r>
              <w:t xml:space="preserve">Authorized User logs into </w:t>
            </w:r>
            <w:r w:rsidR="00DB318F">
              <w:t>&lt;&lt;APPLICATION NAME&gt;&gt;</w:t>
            </w:r>
            <w:r>
              <w:t xml:space="preserve"> with IE while off corp (SP-initiated) with a current session and has already performed MFA in this session</w:t>
            </w:r>
          </w:p>
        </w:tc>
        <w:tc>
          <w:tcPr>
            <w:tcW w:w="2868" w:type="dxa"/>
            <w:tcBorders>
              <w:right w:val="single" w:sz="4" w:space="0" w:color="4472C4" w:themeColor="accent1"/>
            </w:tcBorders>
          </w:tcPr>
          <w:p w14:paraId="39AE6F54" w14:textId="5EC5C646"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73F1BC02" w14:textId="77777777" w:rsidR="005353F0" w:rsidRDefault="005353F0" w:rsidP="00271140"/>
        </w:tc>
      </w:tr>
      <w:tr w:rsidR="005353F0" w14:paraId="6B59077E" w14:textId="77777777" w:rsidTr="00A15973">
        <w:trPr>
          <w:trHeight w:val="272"/>
        </w:trPr>
        <w:tc>
          <w:tcPr>
            <w:tcW w:w="3645" w:type="dxa"/>
          </w:tcPr>
          <w:p w14:paraId="2CD1950A" w14:textId="13D1ED20" w:rsidR="005353F0" w:rsidRDefault="005353F0" w:rsidP="00271140">
            <w:r>
              <w:t xml:space="preserve">Authorized User logs into </w:t>
            </w:r>
            <w:r w:rsidR="00DB318F">
              <w:t>&lt;&lt;APPLICATION NAME&gt;&gt;</w:t>
            </w:r>
            <w:r>
              <w:t xml:space="preserve"> with Chrome/Firefox/Safari while off corp network (SP-initiated) with a current session and has already performed MFA in this session</w:t>
            </w:r>
          </w:p>
        </w:tc>
        <w:tc>
          <w:tcPr>
            <w:tcW w:w="2868" w:type="dxa"/>
            <w:tcBorders>
              <w:right w:val="single" w:sz="4" w:space="0" w:color="4472C4" w:themeColor="accent1"/>
            </w:tcBorders>
          </w:tcPr>
          <w:p w14:paraId="7F4F7081" w14:textId="4DF7CC7A"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259BF6D5" w14:textId="77777777" w:rsidR="005353F0" w:rsidRDefault="005353F0" w:rsidP="00271140"/>
        </w:tc>
      </w:tr>
      <w:tr w:rsidR="005353F0" w14:paraId="4FCE510A" w14:textId="77777777" w:rsidTr="00A15973">
        <w:trPr>
          <w:trHeight w:val="272"/>
        </w:trPr>
        <w:tc>
          <w:tcPr>
            <w:tcW w:w="3645" w:type="dxa"/>
          </w:tcPr>
          <w:p w14:paraId="51815CDE" w14:textId="712681BD" w:rsidR="005353F0" w:rsidRDefault="005353F0" w:rsidP="00271140">
            <w:r>
              <w:t xml:space="preserve">Authorized User logs into </w:t>
            </w:r>
            <w:r w:rsidR="00DB318F">
              <w:t>&lt;&lt;APPLICATION NAME&gt;&gt;</w:t>
            </w:r>
            <w:r>
              <w:t xml:space="preserve"> with Chrome/Firefox/Safari while off corp network (SP-initiated) with new login attempt</w:t>
            </w:r>
          </w:p>
        </w:tc>
        <w:tc>
          <w:tcPr>
            <w:tcW w:w="2868" w:type="dxa"/>
            <w:tcBorders>
              <w:right w:val="single" w:sz="4" w:space="0" w:color="4472C4" w:themeColor="accent1"/>
            </w:tcBorders>
          </w:tcPr>
          <w:p w14:paraId="6AD4804C" w14:textId="1AB8F25E" w:rsidR="005353F0" w:rsidRDefault="005353F0" w:rsidP="00271140">
            <w:r>
              <w:t xml:space="preserve">User navigates to </w:t>
            </w:r>
            <w:r w:rsidR="00DB318F">
              <w:t>&lt;&lt;APPLICATION NAME&gt;&gt;</w:t>
            </w:r>
            <w:r>
              <w:t xml:space="preserve"> URL and initiates SP-initiated flow. Forms-based prompt at AD FS Sever. User successfully logs in and browser prompts for MFA.</w:t>
            </w:r>
          </w:p>
        </w:tc>
        <w:tc>
          <w:tcPr>
            <w:tcW w:w="3922" w:type="dxa"/>
            <w:tcBorders>
              <w:left w:val="single" w:sz="4" w:space="0" w:color="4472C4" w:themeColor="accent1"/>
            </w:tcBorders>
          </w:tcPr>
          <w:p w14:paraId="754AC0AB" w14:textId="77777777" w:rsidR="005353F0" w:rsidRDefault="005353F0" w:rsidP="00271140"/>
        </w:tc>
      </w:tr>
    </w:tbl>
    <w:p w14:paraId="01631A88" w14:textId="51FD9052" w:rsidR="00CE7569" w:rsidRDefault="00CE7569"/>
    <w:p w14:paraId="07968D7C" w14:textId="35BE7802" w:rsidR="00CE7569" w:rsidRDefault="00CE7569"/>
    <w:p w14:paraId="670EB3C6" w14:textId="77777777" w:rsidR="00CE7569" w:rsidRDefault="00CE7569"/>
    <w:tbl>
      <w:tblPr>
        <w:tblStyle w:val="Deploymentguide"/>
        <w:tblW w:w="10435" w:type="dxa"/>
        <w:tblLook w:val="0420" w:firstRow="1" w:lastRow="0" w:firstColumn="0" w:lastColumn="0" w:noHBand="0" w:noVBand="1"/>
      </w:tblPr>
      <w:tblGrid>
        <w:gridCol w:w="3645"/>
        <w:gridCol w:w="2868"/>
        <w:gridCol w:w="3922"/>
      </w:tblGrid>
      <w:tr w:rsidR="00CE7569" w14:paraId="100463F5" w14:textId="77777777" w:rsidTr="00A15973">
        <w:trPr>
          <w:cnfStyle w:val="100000000000" w:firstRow="1" w:lastRow="0" w:firstColumn="0" w:lastColumn="0" w:oddVBand="0" w:evenVBand="0" w:oddHBand="0" w:evenHBand="0" w:firstRowFirstColumn="0" w:firstRowLastColumn="0" w:lastRowFirstColumn="0" w:lastRowLastColumn="0"/>
          <w:trHeight w:val="287"/>
        </w:trPr>
        <w:tc>
          <w:tcPr>
            <w:tcW w:w="3645" w:type="dxa"/>
          </w:tcPr>
          <w:p w14:paraId="5BC3E7E2" w14:textId="1B0853B3" w:rsidR="00CE7569" w:rsidRPr="00CE7569" w:rsidRDefault="00CE7569" w:rsidP="00CE7569">
            <w:pPr>
              <w:rPr>
                <w:b w:val="0"/>
              </w:rPr>
            </w:pPr>
            <w:r>
              <w:lastRenderedPageBreak/>
              <w:t>Scenarios</w:t>
            </w:r>
          </w:p>
        </w:tc>
        <w:tc>
          <w:tcPr>
            <w:tcW w:w="2868" w:type="dxa"/>
            <w:tcBorders>
              <w:right w:val="single" w:sz="4" w:space="0" w:color="4472C4" w:themeColor="accent1"/>
            </w:tcBorders>
          </w:tcPr>
          <w:p w14:paraId="05A3BFF1" w14:textId="297FB42C" w:rsidR="00CE7569" w:rsidRPr="00CE7569" w:rsidRDefault="00CE7569" w:rsidP="00CE7569">
            <w:pPr>
              <w:rPr>
                <w:b w:val="0"/>
              </w:rPr>
            </w:pPr>
            <w:r>
              <w:t>Expected Results</w:t>
            </w:r>
          </w:p>
        </w:tc>
        <w:tc>
          <w:tcPr>
            <w:tcW w:w="3922" w:type="dxa"/>
            <w:tcBorders>
              <w:left w:val="single" w:sz="4" w:space="0" w:color="4472C4" w:themeColor="accent1"/>
            </w:tcBorders>
          </w:tcPr>
          <w:p w14:paraId="232FD407" w14:textId="77777777" w:rsidR="00CE7569" w:rsidRDefault="00CE7569" w:rsidP="00CE7569">
            <w:pPr>
              <w:rPr>
                <w:b w:val="0"/>
                <w:bCs w:val="0"/>
              </w:rPr>
            </w:pPr>
            <w:r>
              <w:t>Actual Results</w:t>
            </w:r>
          </w:p>
          <w:p w14:paraId="7607458F" w14:textId="77777777" w:rsidR="00CE7569" w:rsidRPr="00CE7569" w:rsidRDefault="00CE7569" w:rsidP="00CE7569">
            <w:pPr>
              <w:rPr>
                <w:b w:val="0"/>
              </w:rPr>
            </w:pPr>
          </w:p>
        </w:tc>
      </w:tr>
      <w:tr w:rsidR="005353F0" w14:paraId="07930877" w14:textId="77777777" w:rsidTr="00CE7569">
        <w:trPr>
          <w:trHeight w:val="287"/>
        </w:trPr>
        <w:tc>
          <w:tcPr>
            <w:tcW w:w="3645" w:type="dxa"/>
          </w:tcPr>
          <w:p w14:paraId="3907BC48" w14:textId="04647278" w:rsidR="005353F0" w:rsidRDefault="005353F0" w:rsidP="00271140">
            <w:r>
              <w:t xml:space="preserve">Authorized User logs into </w:t>
            </w:r>
            <w:r w:rsidR="00DB318F">
              <w:t>&lt;&lt;APPLICATION NAME&gt;&gt;</w:t>
            </w:r>
            <w:r>
              <w:t xml:space="preserve"> with Chrome/Firefox while on corp network (SP-initiated) with a current session </w:t>
            </w:r>
          </w:p>
        </w:tc>
        <w:tc>
          <w:tcPr>
            <w:tcW w:w="2868" w:type="dxa"/>
            <w:tcBorders>
              <w:right w:val="single" w:sz="4" w:space="0" w:color="4472C4" w:themeColor="accent1"/>
            </w:tcBorders>
          </w:tcPr>
          <w:p w14:paraId="78CEF337" w14:textId="1A8716BE"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bottom w:val="single" w:sz="4" w:space="0" w:color="4472C4" w:themeColor="accent1"/>
            </w:tcBorders>
          </w:tcPr>
          <w:p w14:paraId="365575C0" w14:textId="77777777" w:rsidR="005353F0" w:rsidRDefault="005353F0" w:rsidP="00271140"/>
        </w:tc>
      </w:tr>
      <w:tr w:rsidR="005353F0" w14:paraId="319FC64F" w14:textId="77777777" w:rsidTr="00CE7569">
        <w:trPr>
          <w:trHeight w:val="272"/>
        </w:trPr>
        <w:tc>
          <w:tcPr>
            <w:tcW w:w="3645" w:type="dxa"/>
          </w:tcPr>
          <w:p w14:paraId="2EB87C2C" w14:textId="0C00B8A8" w:rsidR="005353F0" w:rsidRDefault="005353F0" w:rsidP="00271140">
            <w:r>
              <w:t xml:space="preserve">Authorized User logs into </w:t>
            </w:r>
            <w:r w:rsidR="00DB318F">
              <w:t>&lt;&lt;APPLICATION NAME&gt;&gt;</w:t>
            </w:r>
            <w:r>
              <w:t xml:space="preserve"> with </w:t>
            </w:r>
            <w:r w:rsidR="00DB318F">
              <w:t>&lt;&lt;APPLICATION NAME&gt;&gt;</w:t>
            </w:r>
            <w:r>
              <w:t xml:space="preserve"> mobile app (SP-initiated) with a new login attempt</w:t>
            </w:r>
          </w:p>
        </w:tc>
        <w:tc>
          <w:tcPr>
            <w:tcW w:w="2868" w:type="dxa"/>
            <w:tcBorders>
              <w:right w:val="single" w:sz="4" w:space="0" w:color="4472C4" w:themeColor="accent1"/>
            </w:tcBorders>
          </w:tcPr>
          <w:p w14:paraId="76806DA3" w14:textId="551D92CB" w:rsidR="005353F0" w:rsidRDefault="005353F0" w:rsidP="00271140">
            <w:r>
              <w:t xml:space="preserve">User navigates to </w:t>
            </w:r>
            <w:r w:rsidR="00DB318F">
              <w:t>&lt;&lt;APPLICATION NAME&gt;&gt;</w:t>
            </w:r>
            <w:r>
              <w:t xml:space="preserve"> URL and initiates SP-initiated flow. Forms-based prompt at AD FS Sever. User successfully logs in and ADAL client prompts for MFA.</w:t>
            </w:r>
          </w:p>
        </w:tc>
        <w:tc>
          <w:tcPr>
            <w:tcW w:w="3922" w:type="dxa"/>
            <w:tcBorders>
              <w:left w:val="single" w:sz="4" w:space="0" w:color="4472C4" w:themeColor="accent1"/>
            </w:tcBorders>
          </w:tcPr>
          <w:p w14:paraId="37FAF542" w14:textId="77777777" w:rsidR="005353F0" w:rsidRDefault="005353F0" w:rsidP="00271140"/>
        </w:tc>
      </w:tr>
      <w:tr w:rsidR="005353F0" w14:paraId="5AF94F3A" w14:textId="77777777" w:rsidTr="00CE7569">
        <w:trPr>
          <w:trHeight w:val="272"/>
        </w:trPr>
        <w:tc>
          <w:tcPr>
            <w:tcW w:w="3645" w:type="dxa"/>
          </w:tcPr>
          <w:p w14:paraId="59879CAA" w14:textId="7CD04286" w:rsidR="005353F0" w:rsidRDefault="005353F0" w:rsidP="00271140">
            <w:r>
              <w:t xml:space="preserve">Unauthorized User attempts to log into </w:t>
            </w:r>
            <w:r w:rsidR="00DB318F">
              <w:t>&lt;&lt;APPLICATION NAME&gt;&gt;</w:t>
            </w:r>
            <w:r>
              <w:t xml:space="preserve"> with login URL (SP-initiated)</w:t>
            </w:r>
          </w:p>
        </w:tc>
        <w:tc>
          <w:tcPr>
            <w:tcW w:w="2868" w:type="dxa"/>
            <w:tcBorders>
              <w:right w:val="single" w:sz="4" w:space="0" w:color="4472C4" w:themeColor="accent1"/>
            </w:tcBorders>
          </w:tcPr>
          <w:p w14:paraId="4292090A" w14:textId="5C26D455" w:rsidR="005353F0" w:rsidRDefault="005353F0" w:rsidP="00271140">
            <w:r>
              <w:t xml:space="preserve">User navigates to </w:t>
            </w:r>
            <w:r w:rsidR="00DB318F">
              <w:t>&lt;&lt;APPLICATION NAME&gt;&gt;</w:t>
            </w:r>
            <w:r>
              <w:t xml:space="preserve"> URL and initiates SP-initiated flow. Forms-based prompt at AD FS Sever.  User fails to login with first factor</w:t>
            </w:r>
          </w:p>
        </w:tc>
        <w:tc>
          <w:tcPr>
            <w:tcW w:w="3922" w:type="dxa"/>
            <w:tcBorders>
              <w:left w:val="single" w:sz="4" w:space="0" w:color="4472C4" w:themeColor="accent1"/>
            </w:tcBorders>
          </w:tcPr>
          <w:p w14:paraId="777191F5" w14:textId="77777777" w:rsidR="005353F0" w:rsidRDefault="005353F0" w:rsidP="00271140"/>
        </w:tc>
      </w:tr>
      <w:tr w:rsidR="005353F0" w14:paraId="7850D749" w14:textId="77777777" w:rsidTr="00CE7569">
        <w:trPr>
          <w:trHeight w:val="272"/>
        </w:trPr>
        <w:tc>
          <w:tcPr>
            <w:tcW w:w="3645" w:type="dxa"/>
          </w:tcPr>
          <w:p w14:paraId="23A24FA4" w14:textId="77777777" w:rsidR="005353F0" w:rsidRDefault="005353F0" w:rsidP="00271140">
            <w:r>
              <w:t>Authorized user attempts to log in but enters an incorrect password</w:t>
            </w:r>
          </w:p>
        </w:tc>
        <w:tc>
          <w:tcPr>
            <w:tcW w:w="2868" w:type="dxa"/>
            <w:tcBorders>
              <w:right w:val="single" w:sz="4" w:space="0" w:color="4472C4" w:themeColor="accent1"/>
            </w:tcBorders>
          </w:tcPr>
          <w:p w14:paraId="24D5F915" w14:textId="71E06931" w:rsidR="005353F0" w:rsidRDefault="00DF742E" w:rsidP="00271140">
            <w:r>
              <w:t xml:space="preserve">User </w:t>
            </w:r>
            <w:r w:rsidR="00FD4742">
              <w:t xml:space="preserve">navigates to </w:t>
            </w:r>
            <w:r w:rsidR="00DB318F">
              <w:t>&lt;&lt;APPLICATION NAME&gt;&gt;</w:t>
            </w:r>
            <w:r w:rsidR="00FD4742">
              <w:t xml:space="preserve"> URL and receives bad username/password error.</w:t>
            </w:r>
          </w:p>
        </w:tc>
        <w:tc>
          <w:tcPr>
            <w:tcW w:w="3922" w:type="dxa"/>
            <w:tcBorders>
              <w:left w:val="single" w:sz="4" w:space="0" w:color="4472C4" w:themeColor="accent1"/>
            </w:tcBorders>
          </w:tcPr>
          <w:p w14:paraId="3FC15E70" w14:textId="77777777" w:rsidR="005353F0" w:rsidRDefault="005353F0" w:rsidP="00271140"/>
        </w:tc>
      </w:tr>
      <w:tr w:rsidR="005353F0" w14:paraId="0FD7AFDC" w14:textId="77777777" w:rsidTr="00CE7569">
        <w:trPr>
          <w:trHeight w:val="272"/>
        </w:trPr>
        <w:tc>
          <w:tcPr>
            <w:tcW w:w="3645" w:type="dxa"/>
          </w:tcPr>
          <w:p w14:paraId="60288AD4" w14:textId="77777777" w:rsidR="005353F0" w:rsidRDefault="005353F0" w:rsidP="00271140">
            <w:r>
              <w:t>Authorized user logs out and then logs in again</w:t>
            </w:r>
          </w:p>
        </w:tc>
        <w:tc>
          <w:tcPr>
            <w:tcW w:w="2868" w:type="dxa"/>
            <w:tcBorders>
              <w:right w:val="single" w:sz="4" w:space="0" w:color="4472C4" w:themeColor="accent1"/>
            </w:tcBorders>
          </w:tcPr>
          <w:p w14:paraId="0E62E31A" w14:textId="3C5B6EA7" w:rsidR="005353F0" w:rsidRPr="00764265" w:rsidRDefault="00D910D8" w:rsidP="00271140">
            <w:r>
              <w:t xml:space="preserve">If Sign-out URL is configured, </w:t>
            </w:r>
            <w:r w:rsidR="00764265">
              <w:t>user is logged out of all services and prompt to authenticate.</w:t>
            </w:r>
            <w:r w:rsidR="00764265">
              <w:br/>
              <w:t xml:space="preserve">If Sign-out URL is </w:t>
            </w:r>
            <w:r w:rsidR="00764265">
              <w:rPr>
                <w:b/>
              </w:rPr>
              <w:t>not</w:t>
            </w:r>
            <w:r w:rsidR="00764265">
              <w:t xml:space="preserve"> configured, user will be auto</w:t>
            </w:r>
            <w:r w:rsidR="001644B7">
              <w:t xml:space="preserve">matically logged back in using existing token from </w:t>
            </w:r>
            <w:r w:rsidR="00782657">
              <w:t>the existing Azure AD browser session.</w:t>
            </w:r>
          </w:p>
        </w:tc>
        <w:tc>
          <w:tcPr>
            <w:tcW w:w="3922" w:type="dxa"/>
            <w:tcBorders>
              <w:left w:val="single" w:sz="4" w:space="0" w:color="4472C4" w:themeColor="accent1"/>
            </w:tcBorders>
          </w:tcPr>
          <w:p w14:paraId="02AF0822" w14:textId="77777777" w:rsidR="005353F0" w:rsidRDefault="005353F0" w:rsidP="00271140"/>
        </w:tc>
      </w:tr>
      <w:tr w:rsidR="005353F0" w14:paraId="7C6CD0A7" w14:textId="77777777" w:rsidTr="00CE7569">
        <w:trPr>
          <w:trHeight w:val="272"/>
        </w:trPr>
        <w:tc>
          <w:tcPr>
            <w:tcW w:w="3645" w:type="dxa"/>
          </w:tcPr>
          <w:p w14:paraId="6082448B" w14:textId="77777777" w:rsidR="005353F0" w:rsidRDefault="005353F0" w:rsidP="00271140">
            <w:r>
              <w:t>Authorized user clicks on link in an email and is already authenticated</w:t>
            </w:r>
          </w:p>
        </w:tc>
        <w:tc>
          <w:tcPr>
            <w:tcW w:w="2868" w:type="dxa"/>
            <w:tcBorders>
              <w:right w:val="single" w:sz="4" w:space="0" w:color="4472C4" w:themeColor="accent1"/>
            </w:tcBorders>
          </w:tcPr>
          <w:p w14:paraId="008C6D21" w14:textId="36D79DB6" w:rsidR="005353F0" w:rsidRDefault="001D7DD4" w:rsidP="00271140">
            <w:r>
              <w:t xml:space="preserve">User </w:t>
            </w:r>
            <w:r w:rsidR="005C16C7">
              <w:t xml:space="preserve">clicks on URL and </w:t>
            </w:r>
            <w:r>
              <w:t>is signed into the application with no additional prompts</w:t>
            </w:r>
          </w:p>
        </w:tc>
        <w:tc>
          <w:tcPr>
            <w:tcW w:w="3922" w:type="dxa"/>
            <w:tcBorders>
              <w:left w:val="single" w:sz="4" w:space="0" w:color="4472C4" w:themeColor="accent1"/>
            </w:tcBorders>
          </w:tcPr>
          <w:p w14:paraId="26433C4B" w14:textId="77777777" w:rsidR="005353F0" w:rsidRDefault="005353F0" w:rsidP="00271140"/>
        </w:tc>
      </w:tr>
      <w:tr w:rsidR="005353F0" w14:paraId="1530C4D4" w14:textId="77777777" w:rsidTr="00CE7569">
        <w:trPr>
          <w:trHeight w:val="272"/>
        </w:trPr>
        <w:tc>
          <w:tcPr>
            <w:tcW w:w="3645" w:type="dxa"/>
          </w:tcPr>
          <w:p w14:paraId="758D7FFA" w14:textId="77777777" w:rsidR="005353F0" w:rsidRDefault="005353F0" w:rsidP="00271140">
            <w:r>
              <w:t>Authorized user clicks on link in an email and is not yet authenticated</w:t>
            </w:r>
          </w:p>
        </w:tc>
        <w:tc>
          <w:tcPr>
            <w:tcW w:w="2868" w:type="dxa"/>
            <w:tcBorders>
              <w:right w:val="single" w:sz="4" w:space="0" w:color="4472C4" w:themeColor="accent1"/>
            </w:tcBorders>
          </w:tcPr>
          <w:p w14:paraId="5073923B" w14:textId="26BA3B3F" w:rsidR="005353F0" w:rsidRDefault="005C16C7" w:rsidP="00271140">
            <w:r>
              <w:t>User clicks on URL and is prompt to authenticate with first factor.</w:t>
            </w:r>
          </w:p>
        </w:tc>
        <w:tc>
          <w:tcPr>
            <w:tcW w:w="3922" w:type="dxa"/>
            <w:tcBorders>
              <w:left w:val="single" w:sz="4" w:space="0" w:color="4472C4" w:themeColor="accent1"/>
            </w:tcBorders>
          </w:tcPr>
          <w:p w14:paraId="7CBDB75F" w14:textId="77777777" w:rsidR="005353F0" w:rsidRDefault="005353F0" w:rsidP="00271140"/>
        </w:tc>
      </w:tr>
    </w:tbl>
    <w:p w14:paraId="69479CB0" w14:textId="77777777" w:rsidR="005353F0" w:rsidRPr="005353F0" w:rsidRDefault="005353F0" w:rsidP="005353F0"/>
    <w:p w14:paraId="6F707D18" w14:textId="6445CE9F" w:rsidR="000C0EF5" w:rsidRDefault="00AC215D" w:rsidP="00B80E96">
      <w:pPr>
        <w:pStyle w:val="Heading3"/>
      </w:pPr>
      <w:bookmarkStart w:id="141" w:name="_Toc508188822"/>
      <w:bookmarkStart w:id="142" w:name="_Toc508610103"/>
      <w:bookmarkStart w:id="143" w:name="_Toc511030888"/>
      <w:r>
        <w:lastRenderedPageBreak/>
        <w:t>Step 2: Document your results</w:t>
      </w:r>
      <w:bookmarkEnd w:id="141"/>
      <w:bookmarkEnd w:id="142"/>
      <w:bookmarkEnd w:id="143"/>
    </w:p>
    <w:p w14:paraId="20E7AD05" w14:textId="5D00C42B" w:rsidR="003766B9" w:rsidRPr="00AC215D" w:rsidRDefault="00614508" w:rsidP="00CA70A4">
      <w:r>
        <w:t>Document</w:t>
      </w:r>
      <w:r w:rsidR="00AC215D">
        <w:t xml:space="preserve"> </w:t>
      </w:r>
      <w:r w:rsidR="00F91457">
        <w:t>the</w:t>
      </w:r>
      <w:r>
        <w:t xml:space="preserve"> outcomes for both</w:t>
      </w:r>
      <w:r w:rsidR="00F91457">
        <w:t xml:space="preserve"> </w:t>
      </w:r>
      <w:r w:rsidR="00F91457" w:rsidRPr="00CA70A4">
        <w:rPr>
          <w:b/>
        </w:rPr>
        <w:t>Expected Results</w:t>
      </w:r>
      <w:r w:rsidR="00F91457">
        <w:t xml:space="preserve"> </w:t>
      </w:r>
      <w:r>
        <w:t>and</w:t>
      </w:r>
      <w:r w:rsidR="00F91457">
        <w:t xml:space="preserve"> </w:t>
      </w:r>
      <w:r w:rsidR="00F91457" w:rsidRPr="00CA70A4">
        <w:rPr>
          <w:b/>
        </w:rPr>
        <w:t>Actual Results</w:t>
      </w:r>
      <w:r w:rsidR="003766B9" w:rsidRPr="00CA70A4">
        <w:rPr>
          <w:b/>
        </w:rPr>
        <w:t xml:space="preserve"> </w:t>
      </w:r>
      <w:r w:rsidR="003766B9">
        <w:t xml:space="preserve">in </w:t>
      </w:r>
      <w:hyperlink w:anchor="_Step_1:_Create" w:history="1">
        <w:r w:rsidR="003766B9" w:rsidRPr="003579F5">
          <w:rPr>
            <w:rStyle w:val="Hyperlink"/>
          </w:rPr>
          <w:t>Step 1</w:t>
        </w:r>
      </w:hyperlink>
      <w:r w:rsidR="00F91457">
        <w:t>.</w:t>
      </w:r>
      <w:r w:rsidR="003766B9">
        <w:t xml:space="preserve"> Use this to determine to move forward into production based on </w:t>
      </w:r>
      <w:r w:rsidR="003766B9" w:rsidRPr="005C16C7">
        <w:t xml:space="preserve">your </w:t>
      </w:r>
      <w:hyperlink w:anchor="_Timelines" w:history="1">
        <w:r w:rsidR="003766B9" w:rsidRPr="00B80E96">
          <w:rPr>
            <w:rStyle w:val="Hyperlink"/>
          </w:rPr>
          <w:t>established timelines</w:t>
        </w:r>
      </w:hyperlink>
      <w:r w:rsidR="003766B9">
        <w:t>.</w:t>
      </w:r>
    </w:p>
    <w:p w14:paraId="2B2A48DD" w14:textId="62146852" w:rsidR="003766B9" w:rsidRDefault="003766B9" w:rsidP="00B80E96">
      <w:pPr>
        <w:pStyle w:val="Heading3"/>
      </w:pPr>
      <w:bookmarkStart w:id="144" w:name="_Toc508188823"/>
      <w:bookmarkStart w:id="145" w:name="_Toc508610104"/>
      <w:bookmarkStart w:id="146" w:name="_Toc511030889"/>
      <w:r>
        <w:t xml:space="preserve">Step 3: </w:t>
      </w:r>
      <w:r w:rsidR="004D17BF">
        <w:t>Moving into Production</w:t>
      </w:r>
      <w:bookmarkEnd w:id="144"/>
      <w:bookmarkEnd w:id="145"/>
      <w:bookmarkEnd w:id="146"/>
    </w:p>
    <w:p w14:paraId="04292B48" w14:textId="47A9FE3A" w:rsidR="00117F0B" w:rsidRPr="004D17BF" w:rsidRDefault="004D17BF" w:rsidP="00CA70A4">
      <w:r>
        <w:t xml:space="preserve">After </w:t>
      </w:r>
      <w:r w:rsidR="00902202">
        <w:t>you complete all of testing based on your test cases</w:t>
      </w:r>
      <w:r>
        <w:t xml:space="preserve">, it’s time to move into production with your </w:t>
      </w:r>
      <w:r w:rsidR="00117F0B">
        <w:t xml:space="preserve">application. </w:t>
      </w:r>
    </w:p>
    <w:p w14:paraId="0B649C53" w14:textId="5272899D" w:rsidR="00ED2928" w:rsidRDefault="00C449A7" w:rsidP="003A58A1">
      <w:pPr>
        <w:pStyle w:val="Heading2"/>
      </w:pPr>
      <w:bookmarkStart w:id="147" w:name="_Phase_4:_Rollback"/>
      <w:bookmarkStart w:id="148" w:name="_Toc508188824"/>
      <w:bookmarkStart w:id="149" w:name="_Toc508610105"/>
      <w:bookmarkStart w:id="150" w:name="_Toc511030890"/>
      <w:bookmarkEnd w:id="147"/>
      <w:r>
        <w:t xml:space="preserve">Phase 4: </w:t>
      </w:r>
      <w:r w:rsidR="00ED2928">
        <w:t xml:space="preserve">Rollback </w:t>
      </w:r>
      <w:r w:rsidR="00FA08D6">
        <w:t>S</w:t>
      </w:r>
      <w:r w:rsidR="00ED2928">
        <w:t>teps</w:t>
      </w:r>
      <w:bookmarkEnd w:id="139"/>
      <w:bookmarkEnd w:id="140"/>
      <w:bookmarkEnd w:id="148"/>
      <w:bookmarkEnd w:id="149"/>
      <w:bookmarkEnd w:id="150"/>
    </w:p>
    <w:p w14:paraId="52F4D822" w14:textId="77777777" w:rsidR="005B4F82" w:rsidRDefault="00E01B06" w:rsidP="005B4F82">
      <w:r>
        <w:t xml:space="preserve">It’s important to plan what to do in the case during your deployment doesn’t go as planned.  If the SSO configuration fails during the deployment, you must understand how to mitigate </w:t>
      </w:r>
      <w:r w:rsidR="005B4F82">
        <w:t>any outage and reduce impact to your users.</w:t>
      </w:r>
    </w:p>
    <w:p w14:paraId="62B2FB08" w14:textId="57AED3DB" w:rsidR="00CC1251" w:rsidRDefault="005B4F82" w:rsidP="003073DD">
      <w:pPr>
        <w:pStyle w:val="Heading3"/>
      </w:pPr>
      <w:bookmarkStart w:id="151" w:name="_Toc508188825"/>
      <w:bookmarkStart w:id="152" w:name="_Toc508610106"/>
      <w:bookmarkStart w:id="153" w:name="_Toc511030891"/>
      <w:bookmarkStart w:id="154" w:name="_Toc501456962"/>
      <w:bookmarkStart w:id="155" w:name="_Toc502750753"/>
      <w:bookmarkStart w:id="156" w:name="_Toc502754478"/>
      <w:bookmarkStart w:id="157" w:name="_Toc502924284"/>
      <w:r>
        <w:t xml:space="preserve">Step 1: </w:t>
      </w:r>
      <w:r w:rsidR="006861BF">
        <w:t>Identify</w:t>
      </w:r>
      <w:r w:rsidR="00E778B1">
        <w:t xml:space="preserve"> available</w:t>
      </w:r>
      <w:r w:rsidR="00412D8F">
        <w:t xml:space="preserve"> options for </w:t>
      </w:r>
      <w:r w:rsidR="00531490">
        <w:t>rolling back during migration or failure</w:t>
      </w:r>
      <w:bookmarkEnd w:id="151"/>
      <w:bookmarkEnd w:id="152"/>
      <w:bookmarkEnd w:id="153"/>
    </w:p>
    <w:p w14:paraId="78C8DC00" w14:textId="61EC6A7C" w:rsidR="00987634" w:rsidRDefault="009E5899" w:rsidP="00CF3EF8">
      <w:r>
        <w:t xml:space="preserve">The </w:t>
      </w:r>
      <w:r w:rsidR="00427228">
        <w:t>a</w:t>
      </w:r>
      <w:r>
        <w:t>vailability of authentication methods within the application will determine your best strategy.</w:t>
      </w:r>
      <w:r w:rsidR="00B64687">
        <w:t xml:space="preserve">  Please review the decision tree below to help determine the best </w:t>
      </w:r>
      <w:r w:rsidR="00013CA8">
        <w:t xml:space="preserve">way to prepare </w:t>
      </w:r>
      <w:r w:rsidR="009E39A2">
        <w:t>rollback steps that are available for this application:</w:t>
      </w:r>
      <w:r>
        <w:t xml:space="preserve"> </w:t>
      </w:r>
    </w:p>
    <w:p w14:paraId="30B935D9" w14:textId="570A317A" w:rsidR="009E39A2" w:rsidRDefault="00E062EA" w:rsidP="00D16F3A">
      <w:r w:rsidRPr="00E062EA">
        <w:rPr>
          <w:noProof/>
        </w:rPr>
        <w:t xml:space="preserve"> </w:t>
      </w:r>
      <w:r>
        <w:rPr>
          <w:noProof/>
        </w:rPr>
        <w:drawing>
          <wp:inline distT="0" distB="0" distL="0" distR="0" wp14:anchorId="1934839E" wp14:editId="75F61243">
            <wp:extent cx="5943600" cy="261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616200"/>
                    </a:xfrm>
                    <a:prstGeom prst="rect">
                      <a:avLst/>
                    </a:prstGeom>
                  </pic:spPr>
                </pic:pic>
              </a:graphicData>
            </a:graphic>
          </wp:inline>
        </w:drawing>
      </w:r>
      <w:bookmarkStart w:id="158" w:name="_Operational_Doc"/>
      <w:bookmarkEnd w:id="158"/>
    </w:p>
    <w:p w14:paraId="65ABADF1" w14:textId="3A283D24" w:rsidR="009E39A2" w:rsidRPr="009E39A2" w:rsidRDefault="00D16F3A" w:rsidP="009E39A2">
      <w:r>
        <w:br w:type="page"/>
      </w:r>
    </w:p>
    <w:p w14:paraId="020E39BF" w14:textId="79AB7C5E" w:rsidR="00ED2928" w:rsidRDefault="00ED2928" w:rsidP="004D7E6A">
      <w:pPr>
        <w:pStyle w:val="Heading1"/>
      </w:pPr>
      <w:bookmarkStart w:id="159" w:name="_Operationalize_your_Implementation"/>
      <w:bookmarkStart w:id="160" w:name="_Toc508188826"/>
      <w:bookmarkStart w:id="161" w:name="_Toc508610107"/>
      <w:bookmarkStart w:id="162" w:name="_Toc511030892"/>
      <w:bookmarkEnd w:id="159"/>
      <w:r>
        <w:lastRenderedPageBreak/>
        <w:t>Operational</w:t>
      </w:r>
      <w:r w:rsidR="00E968E1">
        <w:t>ize</w:t>
      </w:r>
      <w:r>
        <w:t xml:space="preserve"> </w:t>
      </w:r>
      <w:bookmarkEnd w:id="154"/>
      <w:bookmarkEnd w:id="155"/>
      <w:bookmarkEnd w:id="156"/>
      <w:bookmarkEnd w:id="157"/>
      <w:r w:rsidR="00E968E1">
        <w:t>your Implementation</w:t>
      </w:r>
      <w:bookmarkEnd w:id="160"/>
      <w:bookmarkEnd w:id="161"/>
      <w:bookmarkEnd w:id="162"/>
    </w:p>
    <w:p w14:paraId="39EA228B" w14:textId="2D68D44A" w:rsidR="00B85AA7" w:rsidRDefault="00B85AA7" w:rsidP="003A58A1">
      <w:pPr>
        <w:pStyle w:val="Heading2"/>
      </w:pPr>
      <w:bookmarkStart w:id="163" w:name="_Toc502924285"/>
      <w:bookmarkStart w:id="164" w:name="_Toc508188827"/>
      <w:bookmarkStart w:id="165" w:name="_Toc508610108"/>
      <w:bookmarkStart w:id="166" w:name="_Toc511030893"/>
      <w:bookmarkStart w:id="167" w:name="_Toc502750754"/>
      <w:r>
        <w:t>Purpose of Document</w:t>
      </w:r>
      <w:bookmarkEnd w:id="163"/>
      <w:bookmarkEnd w:id="164"/>
      <w:bookmarkEnd w:id="165"/>
      <w:bookmarkEnd w:id="166"/>
    </w:p>
    <w:p w14:paraId="29A4F0C1" w14:textId="244BF37A" w:rsidR="00481A11" w:rsidRPr="00A52B31" w:rsidRDefault="00481A11" w:rsidP="00481A11">
      <w:r>
        <w:t>The intent for th</w:t>
      </w:r>
      <w:r w:rsidR="00A52B31">
        <w:t xml:space="preserve">e </w:t>
      </w:r>
      <w:r w:rsidR="00A52B31">
        <w:rPr>
          <w:i/>
        </w:rPr>
        <w:t>Operationalize your Implementation</w:t>
      </w:r>
      <w:r w:rsidR="00A52B31">
        <w:t xml:space="preserve"> is to address the day-to-day operations for maintaining</w:t>
      </w:r>
      <w:r w:rsidR="00B358E8">
        <w:t xml:space="preserve"> the application that has been deployed over the life of the application.  This includes </w:t>
      </w:r>
      <w:r w:rsidR="00282B49">
        <w:t>the roles, certificate lifecycle, troubleshooting steps, access management and attestation of user access and roles</w:t>
      </w:r>
      <w:r w:rsidR="00F05AAE">
        <w:t>.</w:t>
      </w:r>
    </w:p>
    <w:p w14:paraId="490D91D5" w14:textId="567BA9AC" w:rsidR="00ED2928" w:rsidRDefault="00ED2928" w:rsidP="003A58A1">
      <w:pPr>
        <w:pStyle w:val="Heading2"/>
      </w:pPr>
      <w:bookmarkStart w:id="168" w:name="_Toc502924287"/>
      <w:bookmarkStart w:id="169" w:name="_Toc502750755"/>
      <w:bookmarkStart w:id="170" w:name="_Toc508188828"/>
      <w:bookmarkStart w:id="171" w:name="_Toc508610109"/>
      <w:bookmarkStart w:id="172" w:name="_Toc511030894"/>
      <w:bookmarkEnd w:id="167"/>
      <w:r>
        <w:t>Required Roles</w:t>
      </w:r>
      <w:bookmarkEnd w:id="168"/>
      <w:bookmarkEnd w:id="169"/>
      <w:bookmarkEnd w:id="170"/>
      <w:bookmarkEnd w:id="171"/>
      <w:bookmarkEnd w:id="172"/>
    </w:p>
    <w:p w14:paraId="229BDF39" w14:textId="190DBA65" w:rsidR="00E4506B" w:rsidRPr="00E4506B" w:rsidRDefault="00DF4EAA" w:rsidP="00E4506B">
      <w:r>
        <w:t>Microsoft recommends using the less role to accomplish the required task within Azure Active Directory.</w:t>
      </w:r>
      <w:r w:rsidR="00240D16">
        <w:t xml:space="preserve"> </w:t>
      </w:r>
      <w:r w:rsidR="00A5436C">
        <w:t>Microsoft</w:t>
      </w:r>
      <w:r w:rsidR="00240D16">
        <w:t xml:space="preserve"> recommend </w:t>
      </w:r>
      <w:hyperlink r:id="rId82" w:history="1">
        <w:r w:rsidR="00240D16" w:rsidRPr="00A5436C">
          <w:rPr>
            <w:rStyle w:val="Hyperlink"/>
          </w:rPr>
          <w:t>review the different roles that are available</w:t>
        </w:r>
      </w:hyperlink>
      <w:r w:rsidR="00240D16">
        <w:t xml:space="preserve"> and choose the right one to </w:t>
      </w:r>
      <w:r w:rsidR="00241A6A">
        <w:t>solve your needs for each</w:t>
      </w:r>
      <w:r w:rsidR="008831B4">
        <w:t xml:space="preserve"> persona for this application.  Some roles may need to be applied temporarily and removed after </w:t>
      </w:r>
      <w:r w:rsidR="00A5436C">
        <w:t>the deployment has been completed.</w:t>
      </w:r>
    </w:p>
    <w:tbl>
      <w:tblPr>
        <w:tblStyle w:val="Deploymentguide"/>
        <w:tblW w:w="10350" w:type="dxa"/>
        <w:tblLook w:val="0420" w:firstRow="1" w:lastRow="0" w:firstColumn="0" w:lastColumn="0" w:noHBand="0" w:noVBand="1"/>
      </w:tblPr>
      <w:tblGrid>
        <w:gridCol w:w="3455"/>
        <w:gridCol w:w="2718"/>
        <w:gridCol w:w="1585"/>
        <w:gridCol w:w="2592"/>
      </w:tblGrid>
      <w:tr w:rsidR="00D86214" w14:paraId="6AD3B925" w14:textId="32A8A817" w:rsidTr="004D54F8">
        <w:trPr>
          <w:cnfStyle w:val="100000000000" w:firstRow="1" w:lastRow="0" w:firstColumn="0" w:lastColumn="0" w:oddVBand="0" w:evenVBand="0" w:oddHBand="0" w:evenHBand="0" w:firstRowFirstColumn="0" w:firstRowLastColumn="0" w:lastRowFirstColumn="0" w:lastRowLastColumn="0"/>
          <w:trHeight w:val="221"/>
        </w:trPr>
        <w:tc>
          <w:tcPr>
            <w:tcW w:w="3455" w:type="dxa"/>
          </w:tcPr>
          <w:p w14:paraId="28A0790A" w14:textId="77777777" w:rsidR="00D86214" w:rsidRDefault="00D86214">
            <w:r>
              <w:t>Personas</w:t>
            </w:r>
          </w:p>
        </w:tc>
        <w:tc>
          <w:tcPr>
            <w:tcW w:w="2718" w:type="dxa"/>
          </w:tcPr>
          <w:p w14:paraId="2F503440" w14:textId="77777777" w:rsidR="00D86214" w:rsidRDefault="00D86214">
            <w:r>
              <w:t>Roles</w:t>
            </w:r>
          </w:p>
        </w:tc>
        <w:tc>
          <w:tcPr>
            <w:tcW w:w="1585" w:type="dxa"/>
          </w:tcPr>
          <w:p w14:paraId="32F136E5" w14:textId="77777777" w:rsidR="00D86214" w:rsidRDefault="00D86214">
            <w:r>
              <w:t>Azure AD Role (if required)</w:t>
            </w:r>
          </w:p>
        </w:tc>
        <w:tc>
          <w:tcPr>
            <w:tcW w:w="2592" w:type="dxa"/>
            <w:tcBorders>
              <w:bottom w:val="single" w:sz="4" w:space="0" w:color="4472C4" w:themeColor="accent1"/>
            </w:tcBorders>
          </w:tcPr>
          <w:p w14:paraId="0B45588B" w14:textId="055885FF" w:rsidR="00D86214" w:rsidRDefault="00D86214">
            <w:r>
              <w:t>Assign to</w:t>
            </w:r>
          </w:p>
        </w:tc>
      </w:tr>
      <w:tr w:rsidR="00D86214" w14:paraId="1F12B806" w14:textId="09D066C8" w:rsidTr="004D54F8">
        <w:trPr>
          <w:trHeight w:val="240"/>
        </w:trPr>
        <w:tc>
          <w:tcPr>
            <w:tcW w:w="3455" w:type="dxa"/>
          </w:tcPr>
          <w:p w14:paraId="37C9BD83" w14:textId="77777777" w:rsidR="00D86214" w:rsidRDefault="00D86214">
            <w:r>
              <w:t>Help Desk Admin</w:t>
            </w:r>
          </w:p>
        </w:tc>
        <w:tc>
          <w:tcPr>
            <w:tcW w:w="2718" w:type="dxa"/>
          </w:tcPr>
          <w:p w14:paraId="51781FC8" w14:textId="77777777" w:rsidR="00D86214" w:rsidRDefault="00D86214">
            <w:r>
              <w:t>Tier 1 Support</w:t>
            </w:r>
          </w:p>
        </w:tc>
        <w:tc>
          <w:tcPr>
            <w:tcW w:w="1585" w:type="dxa"/>
            <w:tcBorders>
              <w:right w:val="single" w:sz="4" w:space="0" w:color="4472C4" w:themeColor="accent1"/>
            </w:tcBorders>
          </w:tcPr>
          <w:p w14:paraId="086829A8" w14:textId="77777777" w:rsidR="00D86214" w:rsidRDefault="00D86214">
            <w:r>
              <w:t>None</w:t>
            </w:r>
          </w:p>
        </w:tc>
        <w:tc>
          <w:tcPr>
            <w:tcW w:w="2592" w:type="dxa"/>
            <w:tcBorders>
              <w:left w:val="single" w:sz="4" w:space="0" w:color="4472C4" w:themeColor="accent1"/>
            </w:tcBorders>
          </w:tcPr>
          <w:p w14:paraId="1B03B32B" w14:textId="77777777" w:rsidR="00D86214" w:rsidRDefault="00D86214"/>
        </w:tc>
      </w:tr>
      <w:tr w:rsidR="00D86214" w14:paraId="04476D6A" w14:textId="7475F02E" w:rsidTr="004D54F8">
        <w:trPr>
          <w:trHeight w:val="221"/>
        </w:trPr>
        <w:tc>
          <w:tcPr>
            <w:tcW w:w="3455" w:type="dxa"/>
          </w:tcPr>
          <w:p w14:paraId="2C2A752E" w14:textId="77777777" w:rsidR="00D86214" w:rsidRDefault="00D86214">
            <w:r>
              <w:t>Identity Admin</w:t>
            </w:r>
          </w:p>
        </w:tc>
        <w:tc>
          <w:tcPr>
            <w:tcW w:w="2718" w:type="dxa"/>
          </w:tcPr>
          <w:p w14:paraId="73DE259F" w14:textId="77777777" w:rsidR="00D86214" w:rsidRDefault="00D86214">
            <w:r>
              <w:t>Configure and Debug when issues impact Azure AD</w:t>
            </w:r>
          </w:p>
        </w:tc>
        <w:tc>
          <w:tcPr>
            <w:tcW w:w="1585" w:type="dxa"/>
            <w:tcBorders>
              <w:right w:val="single" w:sz="4" w:space="0" w:color="4472C4" w:themeColor="accent1"/>
            </w:tcBorders>
          </w:tcPr>
          <w:p w14:paraId="2C5642A5" w14:textId="77777777" w:rsidR="00D86214" w:rsidRDefault="00D86214">
            <w:r>
              <w:t>Global Admin</w:t>
            </w:r>
          </w:p>
        </w:tc>
        <w:tc>
          <w:tcPr>
            <w:tcW w:w="2592" w:type="dxa"/>
            <w:tcBorders>
              <w:left w:val="single" w:sz="4" w:space="0" w:color="4472C4" w:themeColor="accent1"/>
            </w:tcBorders>
          </w:tcPr>
          <w:p w14:paraId="6B8C0733" w14:textId="77777777" w:rsidR="00D86214" w:rsidRDefault="00D86214"/>
        </w:tc>
      </w:tr>
      <w:tr w:rsidR="00D86214" w14:paraId="165F1793" w14:textId="1EEC0FDB" w:rsidTr="004D54F8">
        <w:trPr>
          <w:trHeight w:val="221"/>
        </w:trPr>
        <w:tc>
          <w:tcPr>
            <w:tcW w:w="3455" w:type="dxa"/>
          </w:tcPr>
          <w:p w14:paraId="433D3B32" w14:textId="73DFA367" w:rsidR="00D86214" w:rsidRDefault="00DB318F">
            <w:r>
              <w:t>&lt;&lt;APPLICATION NAME&gt;&gt;</w:t>
            </w:r>
            <w:r w:rsidR="00D86214">
              <w:t xml:space="preserve"> Admin</w:t>
            </w:r>
          </w:p>
        </w:tc>
        <w:tc>
          <w:tcPr>
            <w:tcW w:w="2718" w:type="dxa"/>
          </w:tcPr>
          <w:p w14:paraId="1F14D624" w14:textId="5D2672DC"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7D67E8E8" w14:textId="77777777" w:rsidR="00D86214" w:rsidRDefault="00D86214">
            <w:r>
              <w:t>None</w:t>
            </w:r>
          </w:p>
        </w:tc>
        <w:tc>
          <w:tcPr>
            <w:tcW w:w="2592" w:type="dxa"/>
            <w:tcBorders>
              <w:left w:val="single" w:sz="4" w:space="0" w:color="4472C4" w:themeColor="accent1"/>
            </w:tcBorders>
          </w:tcPr>
          <w:p w14:paraId="6128FE7A" w14:textId="77777777" w:rsidR="00D86214" w:rsidRDefault="00D86214"/>
        </w:tc>
      </w:tr>
      <w:tr w:rsidR="00D86214" w14:paraId="3A8D1953" w14:textId="062F152F" w:rsidTr="004D54F8">
        <w:trPr>
          <w:trHeight w:val="233"/>
        </w:trPr>
        <w:tc>
          <w:tcPr>
            <w:tcW w:w="3455" w:type="dxa"/>
          </w:tcPr>
          <w:p w14:paraId="59182FA7" w14:textId="77777777" w:rsidR="00D86214" w:rsidRDefault="00D86214">
            <w:r>
              <w:t>Infrastructure Admins</w:t>
            </w:r>
          </w:p>
        </w:tc>
        <w:tc>
          <w:tcPr>
            <w:tcW w:w="2718" w:type="dxa"/>
          </w:tcPr>
          <w:p w14:paraId="0FE8FDED" w14:textId="77777777" w:rsidR="00D86214" w:rsidRDefault="00D86214">
            <w:r>
              <w:t xml:space="preserve">Cert Rollover Owner </w:t>
            </w:r>
          </w:p>
          <w:p w14:paraId="786221EB" w14:textId="77777777" w:rsidR="00D86214" w:rsidRDefault="00D86214"/>
        </w:tc>
        <w:tc>
          <w:tcPr>
            <w:tcW w:w="1585" w:type="dxa"/>
            <w:tcBorders>
              <w:right w:val="single" w:sz="4" w:space="0" w:color="4472C4" w:themeColor="accent1"/>
            </w:tcBorders>
          </w:tcPr>
          <w:p w14:paraId="67BC36BF" w14:textId="77777777" w:rsidR="00D86214" w:rsidRDefault="00D86214">
            <w:r>
              <w:t>Global Admin</w:t>
            </w:r>
          </w:p>
        </w:tc>
        <w:tc>
          <w:tcPr>
            <w:tcW w:w="2592" w:type="dxa"/>
            <w:tcBorders>
              <w:left w:val="single" w:sz="4" w:space="0" w:color="4472C4" w:themeColor="accent1"/>
            </w:tcBorders>
          </w:tcPr>
          <w:p w14:paraId="574C6E9C" w14:textId="77777777" w:rsidR="00D86214" w:rsidRDefault="00D86214"/>
        </w:tc>
      </w:tr>
      <w:tr w:rsidR="00D86214" w14:paraId="1DA45F28" w14:textId="5C5C7EBC" w:rsidTr="004D54F8">
        <w:trPr>
          <w:trHeight w:val="221"/>
        </w:trPr>
        <w:tc>
          <w:tcPr>
            <w:tcW w:w="3455" w:type="dxa"/>
          </w:tcPr>
          <w:p w14:paraId="52115A1F" w14:textId="77777777" w:rsidR="00D86214" w:rsidRDefault="00D86214">
            <w:pPr>
              <w:rPr>
                <w:b/>
                <w:bCs/>
              </w:rPr>
            </w:pPr>
            <w:r>
              <w:t>Business Owner/Stakeholder</w:t>
            </w:r>
          </w:p>
          <w:p w14:paraId="7EBB3059" w14:textId="77777777" w:rsidR="00D86214" w:rsidRPr="00EA37A5" w:rsidRDefault="00D86214"/>
        </w:tc>
        <w:tc>
          <w:tcPr>
            <w:tcW w:w="2718" w:type="dxa"/>
          </w:tcPr>
          <w:p w14:paraId="6E3AC568" w14:textId="5BB5936F"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5FB42961" w14:textId="77777777" w:rsidR="00D86214" w:rsidRDefault="00D86214">
            <w:r>
              <w:t>None</w:t>
            </w:r>
          </w:p>
        </w:tc>
        <w:tc>
          <w:tcPr>
            <w:tcW w:w="2592" w:type="dxa"/>
            <w:tcBorders>
              <w:left w:val="single" w:sz="4" w:space="0" w:color="4472C4" w:themeColor="accent1"/>
            </w:tcBorders>
          </w:tcPr>
          <w:p w14:paraId="6376CC0F" w14:textId="77777777" w:rsidR="00D86214" w:rsidRDefault="00D86214"/>
        </w:tc>
      </w:tr>
    </w:tbl>
    <w:p w14:paraId="6F0302DD" w14:textId="77777777" w:rsidR="00A5436C" w:rsidRDefault="00A5436C">
      <w:pPr>
        <w:rPr>
          <w:b/>
          <w:color w:val="538135" w:themeColor="accent6" w:themeShade="BF"/>
        </w:rPr>
      </w:pPr>
    </w:p>
    <w:p w14:paraId="30BDD7FA" w14:textId="528B2A9D" w:rsidR="00ED2928" w:rsidRPr="009D0276" w:rsidRDefault="00A5436C" w:rsidP="00A5436C">
      <w:pPr>
        <w:pStyle w:val="ListParagraph"/>
        <w:numPr>
          <w:ilvl w:val="0"/>
          <w:numId w:val="35"/>
        </w:numPr>
      </w:pPr>
      <w:r w:rsidRPr="00A5436C">
        <w:rPr>
          <w:b/>
          <w:color w:val="538135" w:themeColor="accent6" w:themeShade="BF"/>
        </w:rPr>
        <w:t>Microsoft recommends</w:t>
      </w:r>
      <w:r w:rsidR="00E02697">
        <w:rPr>
          <w:b/>
          <w:color w:val="538135" w:themeColor="accent6" w:themeShade="BF"/>
        </w:rPr>
        <w:t xml:space="preserve"> </w:t>
      </w:r>
      <w:r w:rsidR="00E02697">
        <w:t xml:space="preserve">using </w:t>
      </w:r>
      <w:hyperlink r:id="rId83" w:history="1">
        <w:r w:rsidR="00FB5BEA" w:rsidRPr="00F051A1">
          <w:rPr>
            <w:rStyle w:val="Hyperlink"/>
          </w:rPr>
          <w:t>Privileged</w:t>
        </w:r>
        <w:r w:rsidR="00E02697" w:rsidRPr="00F051A1">
          <w:rPr>
            <w:rStyle w:val="Hyperlink"/>
          </w:rPr>
          <w:t xml:space="preserve"> Identity Management</w:t>
        </w:r>
      </w:hyperlink>
      <w:r w:rsidR="00E02697">
        <w:t xml:space="preserve"> to manage your roles to provide </w:t>
      </w:r>
      <w:r w:rsidR="00FB5BEA">
        <w:t xml:space="preserve">additional </w:t>
      </w:r>
      <w:r w:rsidR="00E02697">
        <w:t xml:space="preserve">auditing, control, and </w:t>
      </w:r>
      <w:r w:rsidR="00FB5BEA">
        <w:t xml:space="preserve">access </w:t>
      </w:r>
      <w:r w:rsidR="00E02697">
        <w:t xml:space="preserve">review for </w:t>
      </w:r>
      <w:r w:rsidR="000128BA">
        <w:t>users with directory permissions.</w:t>
      </w:r>
    </w:p>
    <w:p w14:paraId="58B65554" w14:textId="77777777" w:rsidR="004D54F8" w:rsidRDefault="004D54F8" w:rsidP="005520A4">
      <w:pPr>
        <w:pStyle w:val="Heading2"/>
      </w:pPr>
      <w:bookmarkStart w:id="173" w:name="_Toc502750761"/>
      <w:bookmarkStart w:id="174" w:name="_Toc502924293"/>
      <w:bookmarkStart w:id="175" w:name="_Toc508188829"/>
      <w:bookmarkStart w:id="176" w:name="_Toc502750758"/>
      <w:bookmarkStart w:id="177" w:name="_Toc502924290"/>
      <w:r>
        <w:br w:type="page"/>
      </w:r>
    </w:p>
    <w:p w14:paraId="5A789A6D" w14:textId="54338D08" w:rsidR="005520A4" w:rsidRDefault="005520A4" w:rsidP="005520A4">
      <w:pPr>
        <w:pStyle w:val="Heading2"/>
      </w:pPr>
      <w:bookmarkStart w:id="178" w:name="_Toc508610110"/>
      <w:bookmarkStart w:id="179" w:name="_Toc511030895"/>
      <w:r>
        <w:lastRenderedPageBreak/>
        <w:t>Single Sign-on Certificate Lifecycle [Azure Active Directory]</w:t>
      </w:r>
      <w:bookmarkEnd w:id="173"/>
      <w:bookmarkEnd w:id="174"/>
      <w:bookmarkEnd w:id="175"/>
      <w:bookmarkEnd w:id="178"/>
      <w:bookmarkEnd w:id="179"/>
    </w:p>
    <w:p w14:paraId="78763D3F" w14:textId="509074F2" w:rsidR="006E33A2" w:rsidRPr="006E33A2" w:rsidRDefault="006C2723" w:rsidP="006E33A2">
      <w:r>
        <w:t>In this section</w:t>
      </w:r>
      <w:r w:rsidR="001C473F">
        <w:t>, it</w:t>
      </w:r>
      <w:r>
        <w:t xml:space="preserve"> identifies the process to manage the lifecycle of the signing certificate </w:t>
      </w:r>
      <w:r w:rsidR="00F97BC5">
        <w:t xml:space="preserve">between Azure AD and the application that is being configured with single sign-on. It’s important to </w:t>
      </w:r>
      <w:r w:rsidR="00DE50AA">
        <w:t>identify the right email distribution list</w:t>
      </w:r>
      <w:r w:rsidR="001C473F">
        <w:t xml:space="preserve"> </w:t>
      </w:r>
      <w:r w:rsidR="0049598E">
        <w:t>to</w:t>
      </w:r>
      <w:r w:rsidR="00DE50AA">
        <w:t xml:space="preserve"> receiv</w:t>
      </w:r>
      <w:r w:rsidR="0049598E">
        <w:t>e</w:t>
      </w:r>
      <w:r w:rsidR="00DE50AA">
        <w:t xml:space="preserve"> alerts </w:t>
      </w:r>
      <w:r w:rsidR="0049598E">
        <w:t xml:space="preserve">for </w:t>
      </w:r>
      <w:r w:rsidR="00DE50AA">
        <w:t xml:space="preserve">certificate </w:t>
      </w:r>
      <w:r w:rsidR="009D4095">
        <w:t>expiration reminders</w:t>
      </w:r>
      <w:r w:rsidR="0049598E">
        <w:t>.</w:t>
      </w:r>
      <w:r w:rsidR="00DE50AA">
        <w:t xml:space="preserve"> </w:t>
      </w:r>
    </w:p>
    <w:tbl>
      <w:tblPr>
        <w:tblStyle w:val="Deploymentguide"/>
        <w:tblW w:w="10273" w:type="dxa"/>
        <w:tblLook w:val="0420" w:firstRow="1" w:lastRow="0" w:firstColumn="0" w:lastColumn="0" w:noHBand="0" w:noVBand="1"/>
      </w:tblPr>
      <w:tblGrid>
        <w:gridCol w:w="3697"/>
        <w:gridCol w:w="6576"/>
      </w:tblGrid>
      <w:tr w:rsidR="005520A4" w14:paraId="0D40FDCA" w14:textId="77777777" w:rsidTr="004D54F8">
        <w:trPr>
          <w:cnfStyle w:val="100000000000" w:firstRow="1" w:lastRow="0" w:firstColumn="0" w:lastColumn="0" w:oddVBand="0" w:evenVBand="0" w:oddHBand="0" w:evenHBand="0" w:firstRowFirstColumn="0" w:firstRowLastColumn="0" w:lastRowFirstColumn="0" w:lastRowLastColumn="0"/>
          <w:trHeight w:val="272"/>
        </w:trPr>
        <w:tc>
          <w:tcPr>
            <w:tcW w:w="3697" w:type="dxa"/>
          </w:tcPr>
          <w:p w14:paraId="5FC929AD" w14:textId="77777777" w:rsidR="005520A4" w:rsidRDefault="005520A4" w:rsidP="00470CA2">
            <w:r>
              <w:t>Scenarios</w:t>
            </w:r>
          </w:p>
        </w:tc>
        <w:tc>
          <w:tcPr>
            <w:tcW w:w="6576" w:type="dxa"/>
          </w:tcPr>
          <w:p w14:paraId="4350C922" w14:textId="77777777" w:rsidR="005520A4" w:rsidRDefault="005520A4" w:rsidP="00470CA2">
            <w:r>
              <w:t>Results</w:t>
            </w:r>
          </w:p>
        </w:tc>
      </w:tr>
      <w:tr w:rsidR="005520A4" w14:paraId="2FFC643B" w14:textId="77777777" w:rsidTr="004D54F8">
        <w:trPr>
          <w:trHeight w:val="295"/>
        </w:trPr>
        <w:tc>
          <w:tcPr>
            <w:tcW w:w="3697" w:type="dxa"/>
          </w:tcPr>
          <w:p w14:paraId="052EE968" w14:textId="10EF77F1" w:rsidR="005520A4" w:rsidRDefault="005520A4" w:rsidP="00470CA2">
            <w:r>
              <w:t xml:space="preserve">Owner for updating user properties in </w:t>
            </w:r>
            <w:r w:rsidR="00DB318F">
              <w:t>&lt;&lt;APPLICATION NAME&gt;&gt;</w:t>
            </w:r>
          </w:p>
        </w:tc>
        <w:tc>
          <w:tcPr>
            <w:tcW w:w="6576" w:type="dxa"/>
          </w:tcPr>
          <w:p w14:paraId="73BCDD2C" w14:textId="77777777" w:rsidR="005520A4" w:rsidRPr="007A49BC" w:rsidRDefault="005520A4" w:rsidP="00470CA2">
            <w:pPr>
              <w:rPr>
                <w:b/>
                <w:i/>
              </w:rPr>
            </w:pPr>
            <w:r w:rsidRPr="649F3FF9">
              <w:rPr>
                <w:b/>
              </w:rPr>
              <w:t>Example:</w:t>
            </w:r>
          </w:p>
          <w:p w14:paraId="2F7DC923" w14:textId="77777777" w:rsidR="005520A4" w:rsidRPr="007A49BC" w:rsidRDefault="005520A4" w:rsidP="00470CA2">
            <w:pPr>
              <w:pStyle w:val="ListParagraph"/>
              <w:numPr>
                <w:ilvl w:val="0"/>
                <w:numId w:val="4"/>
              </w:numPr>
              <w:rPr>
                <w:i/>
              </w:rPr>
            </w:pPr>
            <w:r w:rsidRPr="649F3FF9">
              <w:rPr>
                <w:i/>
              </w:rPr>
              <w:t>Request is submitted to Key Users from Support</w:t>
            </w:r>
          </w:p>
          <w:p w14:paraId="079A09C7" w14:textId="77777777" w:rsidR="005520A4" w:rsidRPr="007A49BC" w:rsidRDefault="005520A4" w:rsidP="00470CA2">
            <w:pPr>
              <w:pStyle w:val="ListParagraph"/>
              <w:numPr>
                <w:ilvl w:val="0"/>
                <w:numId w:val="4"/>
              </w:numPr>
              <w:rPr>
                <w:i/>
              </w:rPr>
            </w:pPr>
            <w:r w:rsidRPr="649F3FF9">
              <w:rPr>
                <w:i/>
              </w:rPr>
              <w:t>Key Users submit a request to ISV Vendor</w:t>
            </w:r>
          </w:p>
          <w:p w14:paraId="3B75C467" w14:textId="1C83C523" w:rsidR="005520A4" w:rsidRPr="00DF22FF" w:rsidRDefault="005520A4" w:rsidP="00470CA2">
            <w:pPr>
              <w:pStyle w:val="ListParagraph"/>
              <w:numPr>
                <w:ilvl w:val="0"/>
                <w:numId w:val="4"/>
              </w:numPr>
              <w:rPr>
                <w:i/>
              </w:rPr>
            </w:pPr>
            <w:r w:rsidRPr="649F3FF9">
              <w:rPr>
                <w:i/>
              </w:rPr>
              <w:t xml:space="preserve">ISV Vendor creates a change within </w:t>
            </w:r>
            <w:r w:rsidR="00DB318F">
              <w:rPr>
                <w:i/>
              </w:rPr>
              <w:t>&lt;&lt;APPLICATION NAME&gt;&gt;</w:t>
            </w:r>
          </w:p>
        </w:tc>
      </w:tr>
      <w:tr w:rsidR="005520A4" w14:paraId="37432DCD" w14:textId="77777777" w:rsidTr="004D54F8">
        <w:trPr>
          <w:trHeight w:val="295"/>
        </w:trPr>
        <w:tc>
          <w:tcPr>
            <w:tcW w:w="3697" w:type="dxa"/>
          </w:tcPr>
          <w:p w14:paraId="009E09D9" w14:textId="77777777" w:rsidR="005520A4" w:rsidRDefault="005520A4" w:rsidP="00470CA2">
            <w:r>
              <w:t>Owner On call for application break/fix support</w:t>
            </w:r>
          </w:p>
        </w:tc>
        <w:tc>
          <w:tcPr>
            <w:tcW w:w="6576" w:type="dxa"/>
          </w:tcPr>
          <w:p w14:paraId="49EC7836" w14:textId="77777777" w:rsidR="005520A4" w:rsidRPr="007A49BC" w:rsidRDefault="005520A4" w:rsidP="00470CA2">
            <w:pPr>
              <w:rPr>
                <w:b/>
              </w:rPr>
            </w:pPr>
            <w:r w:rsidRPr="649F3FF9">
              <w:rPr>
                <w:b/>
              </w:rPr>
              <w:t>Example:</w:t>
            </w:r>
          </w:p>
          <w:p w14:paraId="0FCC9A2B" w14:textId="77777777" w:rsidR="005520A4" w:rsidRPr="00DF22FF" w:rsidRDefault="005520A4" w:rsidP="00470CA2">
            <w:pPr>
              <w:pStyle w:val="ListParagraph"/>
              <w:numPr>
                <w:ilvl w:val="0"/>
                <w:numId w:val="5"/>
              </w:numPr>
              <w:rPr>
                <w:i/>
              </w:rPr>
            </w:pPr>
            <w:r w:rsidRPr="649F3FF9">
              <w:rPr>
                <w:i/>
              </w:rPr>
              <w:t>Escalate to Key Users</w:t>
            </w:r>
          </w:p>
        </w:tc>
      </w:tr>
      <w:tr w:rsidR="005520A4" w14:paraId="7B37E12C" w14:textId="77777777" w:rsidTr="004D54F8">
        <w:trPr>
          <w:trHeight w:val="272"/>
        </w:trPr>
        <w:tc>
          <w:tcPr>
            <w:tcW w:w="3697" w:type="dxa"/>
          </w:tcPr>
          <w:p w14:paraId="2740E492" w14:textId="77777777" w:rsidR="005520A4" w:rsidRDefault="005520A4" w:rsidP="00470CA2">
            <w:r>
              <w:t>Owner of rolling over certificate</w:t>
            </w:r>
          </w:p>
        </w:tc>
        <w:tc>
          <w:tcPr>
            <w:tcW w:w="6576" w:type="dxa"/>
          </w:tcPr>
          <w:p w14:paraId="7F8D795F" w14:textId="77777777" w:rsidR="005520A4" w:rsidRDefault="005520A4" w:rsidP="00470CA2">
            <w:pPr>
              <w:rPr>
                <w:b/>
              </w:rPr>
            </w:pPr>
            <w:r w:rsidRPr="649F3FF9">
              <w:rPr>
                <w:b/>
              </w:rPr>
              <w:t>Example:</w:t>
            </w:r>
          </w:p>
          <w:p w14:paraId="71762486" w14:textId="77777777" w:rsidR="005520A4" w:rsidRPr="007A49BC" w:rsidRDefault="005520A4" w:rsidP="00470CA2">
            <w:pPr>
              <w:rPr>
                <w:b/>
                <w:i/>
              </w:rPr>
            </w:pPr>
            <w:r w:rsidRPr="649F3FF9">
              <w:rPr>
                <w:b/>
                <w:i/>
              </w:rPr>
              <w:t>Owner: App Owner</w:t>
            </w:r>
          </w:p>
          <w:p w14:paraId="5C6421FD" w14:textId="77777777" w:rsidR="005520A4" w:rsidRPr="007A49BC" w:rsidRDefault="005520A4" w:rsidP="00470CA2">
            <w:pPr>
              <w:rPr>
                <w:b/>
                <w:i/>
              </w:rPr>
            </w:pPr>
            <w:r w:rsidRPr="649F3FF9">
              <w:rPr>
                <w:b/>
                <w:i/>
              </w:rPr>
              <w:t>Process:</w:t>
            </w:r>
          </w:p>
          <w:p w14:paraId="0878C3C0" w14:textId="77777777" w:rsidR="005520A4" w:rsidRPr="007A49BC" w:rsidRDefault="005520A4" w:rsidP="00470CA2">
            <w:pPr>
              <w:pStyle w:val="ListParagraph"/>
              <w:numPr>
                <w:ilvl w:val="0"/>
                <w:numId w:val="6"/>
              </w:numPr>
              <w:rPr>
                <w:i/>
              </w:rPr>
            </w:pPr>
            <w:r w:rsidRPr="649F3FF9">
              <w:rPr>
                <w:i/>
              </w:rPr>
              <w:t>Notification is received by Support team</w:t>
            </w:r>
          </w:p>
          <w:p w14:paraId="1BFA5240" w14:textId="77777777" w:rsidR="005520A4" w:rsidRPr="007A49BC" w:rsidRDefault="005520A4" w:rsidP="00470CA2">
            <w:pPr>
              <w:pStyle w:val="ListParagraph"/>
              <w:numPr>
                <w:ilvl w:val="0"/>
                <w:numId w:val="6"/>
              </w:numPr>
              <w:rPr>
                <w:i/>
              </w:rPr>
            </w:pPr>
            <w:r w:rsidRPr="649F3FF9">
              <w:rPr>
                <w:i/>
              </w:rPr>
              <w:t>Support Notifies Product Owner/Business Owner</w:t>
            </w:r>
          </w:p>
          <w:p w14:paraId="6D322F3F" w14:textId="77777777" w:rsidR="005520A4" w:rsidRPr="007A49BC" w:rsidRDefault="005520A4" w:rsidP="00470CA2">
            <w:pPr>
              <w:pStyle w:val="ListParagraph"/>
              <w:numPr>
                <w:ilvl w:val="0"/>
                <w:numId w:val="6"/>
              </w:numPr>
              <w:rPr>
                <w:i/>
              </w:rPr>
            </w:pPr>
            <w:r w:rsidRPr="649F3FF9">
              <w:rPr>
                <w:i/>
              </w:rPr>
              <w:t>Business Owner Approves</w:t>
            </w:r>
          </w:p>
          <w:p w14:paraId="394B8776" w14:textId="77777777" w:rsidR="005520A4" w:rsidRPr="007A49BC" w:rsidRDefault="005520A4" w:rsidP="00470CA2">
            <w:pPr>
              <w:pStyle w:val="ListParagraph"/>
              <w:numPr>
                <w:ilvl w:val="0"/>
                <w:numId w:val="6"/>
              </w:numPr>
              <w:rPr>
                <w:i/>
              </w:rPr>
            </w:pPr>
            <w:r w:rsidRPr="649F3FF9">
              <w:rPr>
                <w:i/>
              </w:rPr>
              <w:t>Support Creates a ticket to Ticketing System</w:t>
            </w:r>
          </w:p>
          <w:p w14:paraId="21989236" w14:textId="77777777" w:rsidR="005520A4" w:rsidRPr="007A49BC" w:rsidRDefault="005520A4" w:rsidP="00470CA2">
            <w:pPr>
              <w:pStyle w:val="ListParagraph"/>
              <w:numPr>
                <w:ilvl w:val="0"/>
                <w:numId w:val="6"/>
              </w:numPr>
              <w:rPr>
                <w:i/>
              </w:rPr>
            </w:pPr>
            <w:r w:rsidRPr="649F3FF9">
              <w:rPr>
                <w:i/>
              </w:rPr>
              <w:t>Ticket is Assigned to the Infrastructure team</w:t>
            </w:r>
          </w:p>
          <w:p w14:paraId="752DDB02" w14:textId="442C00CA" w:rsidR="005520A4" w:rsidRDefault="005520A4" w:rsidP="00470CA2">
            <w:pPr>
              <w:pStyle w:val="ListParagraph"/>
              <w:numPr>
                <w:ilvl w:val="0"/>
                <w:numId w:val="6"/>
              </w:numPr>
            </w:pPr>
            <w:r w:rsidRPr="649F3FF9">
              <w:rPr>
                <w:i/>
              </w:rPr>
              <w:t xml:space="preserve">Infrastructure team will create Cert in Azure AD and deliver the certificate </w:t>
            </w:r>
            <w:r w:rsidR="00DB318F">
              <w:rPr>
                <w:i/>
              </w:rPr>
              <w:t>&lt;&lt;APPLICATION NAME&gt;&gt;</w:t>
            </w:r>
            <w:r w:rsidRPr="649F3FF9">
              <w:rPr>
                <w:i/>
              </w:rPr>
              <w:t xml:space="preserve"> App Team for update</w:t>
            </w:r>
          </w:p>
        </w:tc>
      </w:tr>
      <w:tr w:rsidR="005520A4" w14:paraId="2467AF35" w14:textId="77777777" w:rsidTr="004D54F8">
        <w:trPr>
          <w:trHeight w:val="272"/>
        </w:trPr>
        <w:tc>
          <w:tcPr>
            <w:tcW w:w="3697" w:type="dxa"/>
          </w:tcPr>
          <w:p w14:paraId="29C64228" w14:textId="77777777" w:rsidR="005520A4" w:rsidRDefault="005520A4" w:rsidP="00470CA2">
            <w:r w:rsidRPr="00602B83">
              <w:t>Notification Email for cert notification:</w:t>
            </w:r>
          </w:p>
        </w:tc>
        <w:tc>
          <w:tcPr>
            <w:tcW w:w="6576" w:type="dxa"/>
          </w:tcPr>
          <w:p w14:paraId="35E4C509" w14:textId="6EB78A71" w:rsidR="005520A4" w:rsidRPr="00ED6C0D" w:rsidRDefault="00ED6C0D" w:rsidP="00470CA2">
            <w:pPr>
              <w:rPr>
                <w:i/>
              </w:rPr>
            </w:pPr>
            <w:r>
              <w:rPr>
                <w:i/>
              </w:rPr>
              <w:t xml:space="preserve">Insert a DL that </w:t>
            </w:r>
            <w:r w:rsidR="00E2173B">
              <w:rPr>
                <w:i/>
              </w:rPr>
              <w:t>will be monitored 100% of the time</w:t>
            </w:r>
          </w:p>
        </w:tc>
      </w:tr>
      <w:tr w:rsidR="005520A4" w14:paraId="78528792" w14:textId="77777777" w:rsidTr="004D54F8">
        <w:trPr>
          <w:trHeight w:val="272"/>
        </w:trPr>
        <w:tc>
          <w:tcPr>
            <w:tcW w:w="3697" w:type="dxa"/>
          </w:tcPr>
          <w:p w14:paraId="38B93BED" w14:textId="77777777" w:rsidR="005520A4" w:rsidRDefault="005520A4" w:rsidP="00470CA2">
            <w:r>
              <w:t>Estimated lifetime of application</w:t>
            </w:r>
          </w:p>
        </w:tc>
        <w:tc>
          <w:tcPr>
            <w:tcW w:w="6576" w:type="dxa"/>
          </w:tcPr>
          <w:p w14:paraId="353CCB5D" w14:textId="77E8DCC4" w:rsidR="005520A4" w:rsidRPr="00965491" w:rsidRDefault="00ED6C0D" w:rsidP="00470CA2">
            <w:pPr>
              <w:rPr>
                <w:i/>
              </w:rPr>
            </w:pPr>
            <w:r>
              <w:rPr>
                <w:i/>
              </w:rPr>
              <w:t>Maximum</w:t>
            </w:r>
            <w:r w:rsidR="00965491">
              <w:rPr>
                <w:i/>
              </w:rPr>
              <w:t xml:space="preserve"> lifetime </w:t>
            </w:r>
            <w:r>
              <w:rPr>
                <w:i/>
              </w:rPr>
              <w:t>a certificate can be 3 years</w:t>
            </w:r>
          </w:p>
        </w:tc>
      </w:tr>
    </w:tbl>
    <w:p w14:paraId="0215E959" w14:textId="77777777" w:rsidR="007D3D57" w:rsidRDefault="007D3D57" w:rsidP="005520A4">
      <w:pPr>
        <w:rPr>
          <w:b/>
          <w:color w:val="538135" w:themeColor="accent6" w:themeShade="BF"/>
        </w:rPr>
      </w:pPr>
    </w:p>
    <w:p w14:paraId="1127F59C" w14:textId="2828EE7E" w:rsidR="005520A4" w:rsidRPr="003B1CAE" w:rsidRDefault="007D3D57" w:rsidP="00E74CFA">
      <w:pPr>
        <w:pStyle w:val="ListParagraph"/>
        <w:numPr>
          <w:ilvl w:val="0"/>
          <w:numId w:val="35"/>
        </w:numPr>
      </w:pPr>
      <w:r w:rsidRPr="00E74CFA">
        <w:rPr>
          <w:b/>
          <w:color w:val="538135" w:themeColor="accent6" w:themeShade="BF"/>
        </w:rPr>
        <w:t xml:space="preserve">Microsoft recommends </w:t>
      </w:r>
      <w:r w:rsidR="00E74CFA">
        <w:t xml:space="preserve">establishing a process on how you will handle when there is a certificate change between Azure AD and your application. This can help prevent or minimize an outage due to a certificate expiring </w:t>
      </w:r>
      <w:r w:rsidR="006C2723">
        <w:t>or force</w:t>
      </w:r>
      <w:r w:rsidR="00D41A4A">
        <w:t xml:space="preserve"> certificate</w:t>
      </w:r>
      <w:r w:rsidR="006C2723">
        <w:t xml:space="preserve"> rollover.</w:t>
      </w:r>
    </w:p>
    <w:p w14:paraId="3527260C" w14:textId="77777777" w:rsidR="005520A4" w:rsidRDefault="005520A4" w:rsidP="005520A4">
      <w:pPr>
        <w:pStyle w:val="Heading2"/>
      </w:pPr>
      <w:bookmarkStart w:id="180" w:name="_Toc502750762"/>
      <w:bookmarkStart w:id="181" w:name="_Toc502924294"/>
      <w:bookmarkStart w:id="182" w:name="_Toc508188830"/>
      <w:bookmarkStart w:id="183" w:name="_Toc508610111"/>
      <w:bookmarkStart w:id="184" w:name="_Toc511030896"/>
      <w:r>
        <w:t>Access Management</w:t>
      </w:r>
      <w:bookmarkEnd w:id="180"/>
      <w:bookmarkEnd w:id="181"/>
      <w:bookmarkEnd w:id="182"/>
      <w:bookmarkEnd w:id="183"/>
      <w:bookmarkEnd w:id="184"/>
    </w:p>
    <w:tbl>
      <w:tblPr>
        <w:tblStyle w:val="Deploymentguide"/>
        <w:tblW w:w="10273" w:type="dxa"/>
        <w:tblLook w:val="0420" w:firstRow="1" w:lastRow="0" w:firstColumn="0" w:lastColumn="0" w:noHBand="0" w:noVBand="1"/>
      </w:tblPr>
      <w:tblGrid>
        <w:gridCol w:w="4851"/>
        <w:gridCol w:w="5422"/>
      </w:tblGrid>
      <w:tr w:rsidR="005520A4" w14:paraId="6968244D" w14:textId="77777777" w:rsidTr="00660F3B">
        <w:trPr>
          <w:cnfStyle w:val="100000000000" w:firstRow="1" w:lastRow="0" w:firstColumn="0" w:lastColumn="0" w:oddVBand="0" w:evenVBand="0" w:oddHBand="0" w:evenHBand="0" w:firstRowFirstColumn="0" w:firstRowLastColumn="0" w:lastRowFirstColumn="0" w:lastRowLastColumn="0"/>
          <w:trHeight w:val="272"/>
        </w:trPr>
        <w:tc>
          <w:tcPr>
            <w:tcW w:w="4851" w:type="dxa"/>
            <w:tcBorders>
              <w:bottom w:val="single" w:sz="4" w:space="0" w:color="4472C4" w:themeColor="accent1"/>
            </w:tcBorders>
          </w:tcPr>
          <w:p w14:paraId="39EB6D15" w14:textId="77777777" w:rsidR="005520A4" w:rsidRDefault="005520A4" w:rsidP="00F351DC">
            <w:r>
              <w:t>Scenarios</w:t>
            </w:r>
          </w:p>
        </w:tc>
        <w:tc>
          <w:tcPr>
            <w:tcW w:w="5422" w:type="dxa"/>
            <w:tcBorders>
              <w:bottom w:val="single" w:sz="4" w:space="0" w:color="4472C4" w:themeColor="accent1"/>
            </w:tcBorders>
          </w:tcPr>
          <w:p w14:paraId="17C4867D" w14:textId="77777777" w:rsidR="005520A4" w:rsidRDefault="005520A4" w:rsidP="00F351DC">
            <w:r>
              <w:t>Results</w:t>
            </w:r>
          </w:p>
        </w:tc>
      </w:tr>
      <w:tr w:rsidR="005520A4" w14:paraId="177EC548" w14:textId="77777777" w:rsidTr="00660F3B">
        <w:trPr>
          <w:trHeight w:val="272"/>
        </w:trPr>
        <w:tc>
          <w:tcPr>
            <w:tcW w:w="10273" w:type="dxa"/>
            <w:gridSpan w:val="2"/>
            <w:tcBorders>
              <w:left w:val="single" w:sz="4" w:space="0" w:color="4472C4" w:themeColor="accent1"/>
            </w:tcBorders>
          </w:tcPr>
          <w:p w14:paraId="5B459555" w14:textId="77777777" w:rsidR="005520A4" w:rsidRDefault="005520A4" w:rsidP="00F351DC"/>
        </w:tc>
      </w:tr>
      <w:tr w:rsidR="005520A4" w14:paraId="0D715986" w14:textId="77777777" w:rsidTr="00660F3B">
        <w:trPr>
          <w:trHeight w:val="295"/>
        </w:trPr>
        <w:tc>
          <w:tcPr>
            <w:tcW w:w="4851" w:type="dxa"/>
            <w:tcBorders>
              <w:left w:val="single" w:sz="4" w:space="0" w:color="4472C4" w:themeColor="accent1"/>
            </w:tcBorders>
          </w:tcPr>
          <w:p w14:paraId="7563281B" w14:textId="60FFD53C" w:rsidR="005520A4" w:rsidRDefault="00C14A0F" w:rsidP="00F351DC">
            <w:r>
              <w:t xml:space="preserve">Name of </w:t>
            </w:r>
            <w:r w:rsidR="005520A4">
              <w:t>Group</w:t>
            </w:r>
            <w:r>
              <w:t>(s) access</w:t>
            </w:r>
            <w:r w:rsidR="00ED6688">
              <w:t xml:space="preserve"> </w:t>
            </w:r>
            <w:r w:rsidR="00DB318F">
              <w:t>&lt;&lt;APPLICATION NAME&gt;&gt;</w:t>
            </w:r>
          </w:p>
        </w:tc>
        <w:tc>
          <w:tcPr>
            <w:tcW w:w="5422" w:type="dxa"/>
          </w:tcPr>
          <w:p w14:paraId="2CCB470C" w14:textId="40A42B5E" w:rsidR="005520A4" w:rsidRDefault="005520A4" w:rsidP="00F351DC"/>
        </w:tc>
      </w:tr>
      <w:tr w:rsidR="00F219EF" w14:paraId="50DD72DC" w14:textId="77777777" w:rsidTr="00660F3B">
        <w:trPr>
          <w:trHeight w:val="295"/>
        </w:trPr>
        <w:tc>
          <w:tcPr>
            <w:tcW w:w="4851" w:type="dxa"/>
            <w:tcBorders>
              <w:left w:val="single" w:sz="4" w:space="0" w:color="4472C4" w:themeColor="accent1"/>
            </w:tcBorders>
          </w:tcPr>
          <w:p w14:paraId="1DCFE4B2" w14:textId="6FE546BA" w:rsidR="00F219EF" w:rsidRPr="00F219EF" w:rsidRDefault="00F219EF" w:rsidP="00F351DC">
            <w:pPr>
              <w:rPr>
                <w:i/>
              </w:rPr>
            </w:pPr>
            <w:r>
              <w:t xml:space="preserve">Group Owner(s) – </w:t>
            </w:r>
            <w:r>
              <w:rPr>
                <w:i/>
              </w:rPr>
              <w:t>if applicable</w:t>
            </w:r>
          </w:p>
        </w:tc>
        <w:tc>
          <w:tcPr>
            <w:tcW w:w="5422" w:type="dxa"/>
          </w:tcPr>
          <w:p w14:paraId="4B8538B6" w14:textId="77777777" w:rsidR="00F219EF" w:rsidRDefault="00F219EF" w:rsidP="00F351DC"/>
        </w:tc>
      </w:tr>
      <w:tr w:rsidR="005520A4" w14:paraId="17D365BC" w14:textId="77777777" w:rsidTr="00660F3B">
        <w:trPr>
          <w:trHeight w:val="295"/>
        </w:trPr>
        <w:tc>
          <w:tcPr>
            <w:tcW w:w="4851" w:type="dxa"/>
            <w:tcBorders>
              <w:left w:val="single" w:sz="4" w:space="0" w:color="4472C4" w:themeColor="accent1"/>
            </w:tcBorders>
          </w:tcPr>
          <w:p w14:paraId="50842C11" w14:textId="77777777" w:rsidR="005520A4" w:rsidRDefault="005520A4" w:rsidP="00F351DC">
            <w:r>
              <w:t>Location of Group</w:t>
            </w:r>
          </w:p>
        </w:tc>
        <w:tc>
          <w:tcPr>
            <w:tcW w:w="5422" w:type="dxa"/>
          </w:tcPr>
          <w:p w14:paraId="799B5F77" w14:textId="77777777" w:rsidR="005520A4" w:rsidRDefault="00583EAC" w:rsidP="00F351DC">
            <w:sdt>
              <w:sdtPr>
                <w:id w:val="-563181336"/>
                <w14:checkbox>
                  <w14:checked w14:val="0"/>
                  <w14:checkedState w14:val="2612" w14:font="MS Gothic"/>
                  <w14:uncheckedState w14:val="2610" w14:font="MS Gothic"/>
                </w14:checkbox>
              </w:sdtPr>
              <w:sdtEndPr/>
              <w:sdtContent>
                <w:r w:rsidR="005520A4">
                  <w:rPr>
                    <w:rFonts w:ascii="MS Gothic" w:eastAsia="MS Gothic" w:hAnsi="MS Gothic" w:hint="eastAsia"/>
                  </w:rPr>
                  <w:t>☐</w:t>
                </w:r>
              </w:sdtContent>
            </w:sdt>
            <w:r w:rsidR="005520A4">
              <w:t xml:space="preserve"> On-Premises and synced</w:t>
            </w:r>
          </w:p>
          <w:p w14:paraId="58AA4985" w14:textId="75AA4D88" w:rsidR="005520A4" w:rsidRPr="00072A5E" w:rsidRDefault="00583EAC" w:rsidP="00F351DC">
            <w:pPr>
              <w:rPr>
                <w:i/>
              </w:rPr>
            </w:pPr>
            <w:sdt>
              <w:sdtPr>
                <w:id w:val="-1739701488"/>
                <w14:checkbox>
                  <w14:checked w14:val="0"/>
                  <w14:checkedState w14:val="2612" w14:font="MS Gothic"/>
                  <w14:uncheckedState w14:val="2610" w14:font="MS Gothic"/>
                </w14:checkbox>
              </w:sdtPr>
              <w:sdtEndPr/>
              <w:sdtContent>
                <w:r w:rsidR="005520A4">
                  <w:rPr>
                    <w:rFonts w:ascii="MS Gothic" w:eastAsia="MS Gothic" w:hAnsi="MS Gothic" w:hint="eastAsia"/>
                  </w:rPr>
                  <w:t>☐</w:t>
                </w:r>
              </w:sdtContent>
            </w:sdt>
            <w:r w:rsidR="005520A4">
              <w:t xml:space="preserve"> Azure AD</w:t>
            </w:r>
            <w:r w:rsidR="00072A5E">
              <w:t xml:space="preserve"> – </w:t>
            </w:r>
            <w:r w:rsidR="00072A5E">
              <w:rPr>
                <w:i/>
              </w:rPr>
              <w:t>dynamic or self-service group</w:t>
            </w:r>
          </w:p>
        </w:tc>
      </w:tr>
      <w:tr w:rsidR="005520A4" w14:paraId="29590F67" w14:textId="77777777" w:rsidTr="00660F3B">
        <w:trPr>
          <w:trHeight w:val="272"/>
        </w:trPr>
        <w:tc>
          <w:tcPr>
            <w:tcW w:w="4851" w:type="dxa"/>
            <w:tcBorders>
              <w:left w:val="single" w:sz="4" w:space="0" w:color="4472C4" w:themeColor="accent1"/>
            </w:tcBorders>
          </w:tcPr>
          <w:p w14:paraId="74D97C58" w14:textId="77777777" w:rsidR="005520A4" w:rsidRDefault="005520A4" w:rsidP="00F351DC">
            <w:r>
              <w:t>Attestation</w:t>
            </w:r>
          </w:p>
        </w:tc>
        <w:tc>
          <w:tcPr>
            <w:tcW w:w="5422" w:type="dxa"/>
          </w:tcPr>
          <w:p w14:paraId="568443D0" w14:textId="77777777" w:rsidR="005520A4" w:rsidRDefault="005520A4" w:rsidP="00F351DC">
            <w:r w:rsidRPr="649F3FF9">
              <w:rPr>
                <w:b/>
              </w:rPr>
              <w:t>Example:</w:t>
            </w:r>
          </w:p>
          <w:p w14:paraId="2B2A688B" w14:textId="77777777" w:rsidR="005520A4" w:rsidRPr="007A49BC" w:rsidRDefault="005520A4" w:rsidP="00F351DC">
            <w:pPr>
              <w:rPr>
                <w:i/>
              </w:rPr>
            </w:pPr>
            <w:r w:rsidRPr="649F3FF9">
              <w:rPr>
                <w:i/>
              </w:rPr>
              <w:t>Process:</w:t>
            </w:r>
          </w:p>
          <w:p w14:paraId="14F95824" w14:textId="77777777" w:rsidR="005520A4" w:rsidRPr="007A49BC" w:rsidRDefault="005520A4" w:rsidP="00F351DC">
            <w:pPr>
              <w:pStyle w:val="ListParagraph"/>
              <w:numPr>
                <w:ilvl w:val="0"/>
                <w:numId w:val="7"/>
              </w:numPr>
              <w:rPr>
                <w:i/>
              </w:rPr>
            </w:pPr>
            <w:r w:rsidRPr="649F3FF9">
              <w:rPr>
                <w:i/>
              </w:rPr>
              <w:t>Annual evaluation from audit team through manual steps</w:t>
            </w:r>
          </w:p>
          <w:p w14:paraId="3CB72708" w14:textId="77777777" w:rsidR="005520A4" w:rsidRPr="007A49BC" w:rsidRDefault="005520A4" w:rsidP="00F351DC">
            <w:pPr>
              <w:rPr>
                <w:i/>
              </w:rPr>
            </w:pPr>
            <w:r w:rsidRPr="649F3FF9">
              <w:rPr>
                <w:i/>
              </w:rPr>
              <w:t>Deprovisioning process:</w:t>
            </w:r>
          </w:p>
          <w:p w14:paraId="59614275" w14:textId="77777777" w:rsidR="005520A4" w:rsidRPr="007A49BC" w:rsidRDefault="005520A4" w:rsidP="00F351DC">
            <w:pPr>
              <w:pStyle w:val="ListParagraph"/>
              <w:numPr>
                <w:ilvl w:val="0"/>
                <w:numId w:val="8"/>
              </w:numPr>
              <w:rPr>
                <w:i/>
              </w:rPr>
            </w:pPr>
            <w:r w:rsidRPr="649F3FF9">
              <w:rPr>
                <w:i/>
              </w:rPr>
              <w:t xml:space="preserve">User is removed from HR System </w:t>
            </w:r>
          </w:p>
          <w:p w14:paraId="033F7992" w14:textId="77777777" w:rsidR="005520A4" w:rsidRPr="007A49BC" w:rsidRDefault="005520A4" w:rsidP="00F351DC">
            <w:pPr>
              <w:pStyle w:val="ListParagraph"/>
              <w:numPr>
                <w:ilvl w:val="0"/>
                <w:numId w:val="8"/>
              </w:numPr>
              <w:rPr>
                <w:i/>
              </w:rPr>
            </w:pPr>
            <w:r w:rsidRPr="649F3FF9">
              <w:rPr>
                <w:i/>
              </w:rPr>
              <w:t>Email is sent to Support &amp; Business Owner(s)</w:t>
            </w:r>
          </w:p>
          <w:p w14:paraId="35277B34" w14:textId="24EF6D73" w:rsidR="005520A4" w:rsidRPr="007A49BC" w:rsidRDefault="005520A4" w:rsidP="00F351DC">
            <w:pPr>
              <w:pStyle w:val="ListParagraph"/>
              <w:numPr>
                <w:ilvl w:val="0"/>
                <w:numId w:val="8"/>
              </w:numPr>
              <w:rPr>
                <w:i/>
              </w:rPr>
            </w:pPr>
            <w:r w:rsidRPr="649F3FF9">
              <w:rPr>
                <w:i/>
              </w:rPr>
              <w:t xml:space="preserve">User is manually removed from </w:t>
            </w:r>
            <w:r w:rsidR="00DB318F">
              <w:rPr>
                <w:i/>
              </w:rPr>
              <w:t>&lt;&lt;APPLICATION NAME&gt;&gt;</w:t>
            </w:r>
          </w:p>
          <w:p w14:paraId="46AE5754" w14:textId="77777777" w:rsidR="005520A4" w:rsidRDefault="005520A4" w:rsidP="00F351DC">
            <w:r w:rsidRPr="649F3FF9">
              <w:rPr>
                <w:i/>
              </w:rPr>
              <w:lastRenderedPageBreak/>
              <w:t>Access Review iteration date (e.g. every 120 days): Annually</w:t>
            </w:r>
          </w:p>
        </w:tc>
      </w:tr>
    </w:tbl>
    <w:p w14:paraId="58B0ACBF" w14:textId="1AA636B0" w:rsidR="005520A4" w:rsidRDefault="005520A4" w:rsidP="005520A4"/>
    <w:p w14:paraId="363176B4" w14:textId="595F91FD" w:rsidR="005A691C" w:rsidRPr="003B1CAE" w:rsidRDefault="005A691C" w:rsidP="005A691C">
      <w:pPr>
        <w:pStyle w:val="ListParagraph"/>
        <w:numPr>
          <w:ilvl w:val="0"/>
          <w:numId w:val="35"/>
        </w:numPr>
      </w:pPr>
      <w:r w:rsidRPr="00E74CFA">
        <w:rPr>
          <w:b/>
          <w:color w:val="538135" w:themeColor="accent6" w:themeShade="BF"/>
        </w:rPr>
        <w:t xml:space="preserve">Microsoft recommends </w:t>
      </w:r>
      <w:r w:rsidR="00FE4837">
        <w:t>choosing a scaled approach when managing access to resources. Common approaches include:</w:t>
      </w:r>
      <w:r w:rsidR="00BA782C">
        <w:t xml:space="preserve"> utilizing </w:t>
      </w:r>
      <w:r w:rsidR="009334D1">
        <w:t xml:space="preserve">on-prem </w:t>
      </w:r>
      <w:r w:rsidR="00BA782C">
        <w:t xml:space="preserve">groups by syncing </w:t>
      </w:r>
      <w:r w:rsidR="009334D1">
        <w:t>via</w:t>
      </w:r>
      <w:r w:rsidR="00BA782C">
        <w:t xml:space="preserve"> Azure AD Connect</w:t>
      </w:r>
      <w:r w:rsidR="009334D1">
        <w:t>,</w:t>
      </w:r>
      <w:r w:rsidR="00BA782C">
        <w:t xml:space="preserve"> </w:t>
      </w:r>
      <w:hyperlink r:id="rId84" w:history="1">
        <w:r w:rsidR="009334D1" w:rsidRPr="00BA2179">
          <w:rPr>
            <w:rStyle w:val="Hyperlink"/>
          </w:rPr>
          <w:t>creating</w:t>
        </w:r>
        <w:r w:rsidR="00BA782C" w:rsidRPr="00BA2179">
          <w:rPr>
            <w:rStyle w:val="Hyperlink"/>
          </w:rPr>
          <w:t xml:space="preserve"> Dynamic Groups in Azure AD based on user attributes</w:t>
        </w:r>
      </w:hyperlink>
      <w:r w:rsidR="009334D1">
        <w:t xml:space="preserve">, or </w:t>
      </w:r>
      <w:r w:rsidR="00ED373B">
        <w:t xml:space="preserve">creating </w:t>
      </w:r>
      <w:hyperlink r:id="rId85" w:history="1">
        <w:r w:rsidR="00ED373B" w:rsidRPr="00481A11">
          <w:rPr>
            <w:rStyle w:val="Hyperlink"/>
          </w:rPr>
          <w:t>self-service groups</w:t>
        </w:r>
      </w:hyperlink>
      <w:r w:rsidR="00ED373B">
        <w:t xml:space="preserve"> in Azure AD managed by a resource owner.</w:t>
      </w:r>
    </w:p>
    <w:p w14:paraId="758CCD0F" w14:textId="77777777" w:rsidR="005A691C" w:rsidRPr="00030BD6" w:rsidRDefault="005A691C" w:rsidP="005520A4"/>
    <w:p w14:paraId="7F9E4C01" w14:textId="77777777" w:rsidR="00525D8F" w:rsidRDefault="00525D8F" w:rsidP="0016322C">
      <w:pPr>
        <w:pStyle w:val="Heading2"/>
      </w:pPr>
      <w:bookmarkStart w:id="185" w:name="_Toc508188831"/>
      <w:r>
        <w:br w:type="page"/>
      </w:r>
    </w:p>
    <w:p w14:paraId="7E135E78" w14:textId="6926D939" w:rsidR="00ED2928" w:rsidRDefault="00ED2928" w:rsidP="0016322C">
      <w:pPr>
        <w:pStyle w:val="Heading2"/>
      </w:pPr>
      <w:bookmarkStart w:id="186" w:name="_Toc508610112"/>
      <w:bookmarkStart w:id="187" w:name="_Toc511030897"/>
      <w:r>
        <w:lastRenderedPageBreak/>
        <w:t>Troubleshooting Guide &amp; Steps</w:t>
      </w:r>
      <w:bookmarkEnd w:id="176"/>
      <w:bookmarkEnd w:id="177"/>
      <w:bookmarkEnd w:id="185"/>
      <w:bookmarkEnd w:id="186"/>
      <w:bookmarkEnd w:id="187"/>
    </w:p>
    <w:p w14:paraId="7C86EB7A" w14:textId="7C61F28A" w:rsidR="005C6DE9" w:rsidRPr="005C6DE9" w:rsidRDefault="0079096F" w:rsidP="0016322C">
      <w:r>
        <w:t>You should create troubleshooting guides for your support organization. In this section you will find examples of Tier 1, 2, and 3 guides for common scenarios. You should modify these to fit your organization.</w:t>
      </w:r>
    </w:p>
    <w:p w14:paraId="481C1AD4" w14:textId="7B6D675A" w:rsidR="00ED2928" w:rsidRDefault="009246F7" w:rsidP="0016322C">
      <w:pPr>
        <w:pStyle w:val="Heading3"/>
        <w:rPr>
          <w:b/>
        </w:rPr>
      </w:pPr>
      <w:bookmarkStart w:id="188" w:name="_Toc508188832"/>
      <w:bookmarkStart w:id="189" w:name="_Toc508610113"/>
      <w:bookmarkStart w:id="190" w:name="_Toc511030898"/>
      <w:r>
        <w:t xml:space="preserve">Example: </w:t>
      </w:r>
      <w:r w:rsidR="00EE44B4">
        <w:t>S</w:t>
      </w:r>
      <w:r w:rsidR="005C6DE9" w:rsidRPr="0079096F">
        <w:t>ingle</w:t>
      </w:r>
      <w:r w:rsidR="004028C0" w:rsidRPr="0079096F">
        <w:t xml:space="preserve"> account not being able to log into th</w:t>
      </w:r>
      <w:r w:rsidR="005C6DE9" w:rsidRPr="0079096F">
        <w:t>e application.</w:t>
      </w:r>
      <w:bookmarkEnd w:id="188"/>
      <w:bookmarkEnd w:id="189"/>
      <w:bookmarkEnd w:id="190"/>
    </w:p>
    <w:tbl>
      <w:tblPr>
        <w:tblStyle w:val="Deploymentguide"/>
        <w:tblW w:w="10469" w:type="dxa"/>
        <w:tblLook w:val="04A0" w:firstRow="1" w:lastRow="0" w:firstColumn="1" w:lastColumn="0" w:noHBand="0" w:noVBand="1"/>
      </w:tblPr>
      <w:tblGrid>
        <w:gridCol w:w="679"/>
        <w:gridCol w:w="2646"/>
        <w:gridCol w:w="3310"/>
        <w:gridCol w:w="3834"/>
      </w:tblGrid>
      <w:tr w:rsidR="00ED074F" w14:paraId="1961789A" w14:textId="2B5455B3" w:rsidTr="009D13F2">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679" w:type="dxa"/>
          </w:tcPr>
          <w:p w14:paraId="7F91A882" w14:textId="769984FA" w:rsidR="00ED074F" w:rsidRPr="00696566" w:rsidRDefault="00ED074F" w:rsidP="0016322C">
            <w:r w:rsidRPr="00696566">
              <w:t>Tier</w:t>
            </w:r>
          </w:p>
        </w:tc>
        <w:tc>
          <w:tcPr>
            <w:tcW w:w="2646" w:type="dxa"/>
          </w:tcPr>
          <w:p w14:paraId="180BD384" w14:textId="3DF0AED5" w:rsidR="00ED074F" w:rsidRPr="00696566" w:rsidRDefault="00ED074F" w:rsidP="0016322C">
            <w:pPr>
              <w:cnfStyle w:val="100000000000" w:firstRow="1" w:lastRow="0" w:firstColumn="0" w:lastColumn="0" w:oddVBand="0" w:evenVBand="0" w:oddHBand="0" w:evenHBand="0" w:firstRowFirstColumn="0" w:firstRowLastColumn="0" w:lastRowFirstColumn="0" w:lastRowLastColumn="0"/>
            </w:pPr>
            <w:r w:rsidRPr="00696566">
              <w:t>Condition: If…</w:t>
            </w:r>
          </w:p>
        </w:tc>
        <w:tc>
          <w:tcPr>
            <w:tcW w:w="3310" w:type="dxa"/>
          </w:tcPr>
          <w:p w14:paraId="11FA8F58" w14:textId="30724649" w:rsidR="00ED074F" w:rsidRPr="00696566" w:rsidRDefault="009D13F2" w:rsidP="0016322C">
            <w:pPr>
              <w:cnfStyle w:val="100000000000" w:firstRow="1" w:lastRow="0" w:firstColumn="0" w:lastColumn="0" w:oddVBand="0" w:evenVBand="0" w:oddHBand="0" w:evenHBand="0" w:firstRowFirstColumn="0" w:firstRowLastColumn="0" w:lastRowFirstColumn="0" w:lastRowLastColumn="0"/>
            </w:pPr>
            <w:r>
              <w:t xml:space="preserve">Verification </w:t>
            </w:r>
          </w:p>
        </w:tc>
        <w:tc>
          <w:tcPr>
            <w:tcW w:w="3834" w:type="dxa"/>
          </w:tcPr>
          <w:p w14:paraId="5D687AFC" w14:textId="17CB8539" w:rsidR="00ED074F" w:rsidRPr="00696566" w:rsidRDefault="0027072F" w:rsidP="0016322C">
            <w:pPr>
              <w:cnfStyle w:val="100000000000" w:firstRow="1" w:lastRow="0" w:firstColumn="0" w:lastColumn="0" w:oddVBand="0" w:evenVBand="0" w:oddHBand="0" w:evenHBand="0" w:firstRowFirstColumn="0" w:firstRowLastColumn="0" w:lastRowFirstColumn="0" w:lastRowLastColumn="0"/>
            </w:pPr>
            <w:r>
              <w:t>Details</w:t>
            </w:r>
            <w:r w:rsidR="00343A4E">
              <w:t xml:space="preserve"> / actions</w:t>
            </w:r>
          </w:p>
        </w:tc>
      </w:tr>
      <w:tr w:rsidR="0046434A" w14:paraId="7CE51F00" w14:textId="77777777" w:rsidTr="0046169A">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vAlign w:val="center"/>
          </w:tcPr>
          <w:p w14:paraId="3EF1DF47" w14:textId="7AEBD1D0" w:rsidR="0046434A" w:rsidRPr="0076154E" w:rsidRDefault="0046434A" w:rsidP="0016322C">
            <w:pPr>
              <w:jc w:val="center"/>
            </w:pPr>
            <w:r w:rsidRPr="0076154E">
              <w:t>1</w:t>
            </w:r>
          </w:p>
        </w:tc>
        <w:tc>
          <w:tcPr>
            <w:tcW w:w="9790" w:type="dxa"/>
            <w:gridSpan w:val="3"/>
          </w:tcPr>
          <w:p w14:paraId="5491EAAF" w14:textId="652408E7" w:rsidR="0046434A" w:rsidRPr="003B0FEC" w:rsidRDefault="003B0FEC"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1</w:t>
            </w:r>
            <w:r>
              <w:rPr>
                <w:i/>
              </w:rPr>
              <w:t xml:space="preserve"> – you will need to verify </w:t>
            </w:r>
            <w:r w:rsidR="00076A0C">
              <w:rPr>
                <w:i/>
              </w:rPr>
              <w:t>the user’s access</w:t>
            </w:r>
            <w:r w:rsidR="00526C5E">
              <w:rPr>
                <w:i/>
              </w:rPr>
              <w:t xml:space="preserve"> status</w:t>
            </w:r>
            <w:r w:rsidR="005845F7">
              <w:rPr>
                <w:i/>
              </w:rPr>
              <w:t xml:space="preserve">, </w:t>
            </w:r>
            <w:r w:rsidR="00526C5E">
              <w:rPr>
                <w:i/>
              </w:rPr>
              <w:t>state of the account (enable/disable) from</w:t>
            </w:r>
            <w:r w:rsidR="00701A86">
              <w:rPr>
                <w:i/>
              </w:rPr>
              <w:t xml:space="preserve"> Azure AD </w:t>
            </w:r>
            <w:r w:rsidR="00526C5E">
              <w:rPr>
                <w:i/>
              </w:rPr>
              <w:t>&amp; application attempting to access</w:t>
            </w:r>
            <w:r w:rsidR="00701A86">
              <w:rPr>
                <w:i/>
              </w:rPr>
              <w:t>,</w:t>
            </w:r>
            <w:r w:rsidR="00F9519C">
              <w:rPr>
                <w:i/>
              </w:rPr>
              <w:t xml:space="preserve"> and whether there is conflict between multiple accounts.</w:t>
            </w:r>
            <w:r w:rsidR="00701A86">
              <w:rPr>
                <w:i/>
              </w:rPr>
              <w:t xml:space="preserve"> </w:t>
            </w:r>
          </w:p>
        </w:tc>
      </w:tr>
      <w:tr w:rsidR="0046434A" w14:paraId="5642F814" w14:textId="77777777"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3DD195DA" w14:textId="29108D49" w:rsidR="0046434A" w:rsidRPr="0076154E" w:rsidRDefault="0046434A" w:rsidP="0016322C">
            <w:pPr>
              <w:jc w:val="center"/>
            </w:pPr>
          </w:p>
        </w:tc>
        <w:tc>
          <w:tcPr>
            <w:tcW w:w="2646" w:type="dxa"/>
            <w:vAlign w:val="center"/>
          </w:tcPr>
          <w:p w14:paraId="2C6EAE47" w14:textId="7B5CE793" w:rsidR="0046434A" w:rsidRDefault="0046434A" w:rsidP="0016322C">
            <w:pPr>
              <w:cnfStyle w:val="000000000000" w:firstRow="0" w:lastRow="0" w:firstColumn="0" w:lastColumn="0" w:oddVBand="0" w:evenVBand="0" w:oddHBand="0" w:evenHBand="0" w:firstRowFirstColumn="0" w:firstRowLastColumn="0" w:lastRowFirstColumn="0" w:lastRowLastColumn="0"/>
            </w:pPr>
            <w:r>
              <w:t>User is unable to locate the application</w:t>
            </w:r>
          </w:p>
        </w:tc>
        <w:tc>
          <w:tcPr>
            <w:tcW w:w="3310" w:type="dxa"/>
          </w:tcPr>
          <w:p w14:paraId="2D20AAB8" w14:textId="311BAF94" w:rsidR="0046434A" w:rsidRDefault="0046434A" w:rsidP="0016322C">
            <w:pPr>
              <w:cnfStyle w:val="000000000000" w:firstRow="0" w:lastRow="0" w:firstColumn="0" w:lastColumn="0" w:oddVBand="0" w:evenVBand="0" w:oddHBand="0" w:evenHBand="0" w:firstRowFirstColumn="0" w:firstRowLastColumn="0" w:lastRowFirstColumn="0" w:lastRowLastColumn="0"/>
            </w:pPr>
            <w:r>
              <w:t>NA</w:t>
            </w:r>
          </w:p>
        </w:tc>
        <w:tc>
          <w:tcPr>
            <w:tcW w:w="3834" w:type="dxa"/>
          </w:tcPr>
          <w:p w14:paraId="4FBDA41E" w14:textId="286474EA" w:rsidR="0046434A" w:rsidRDefault="0046434A" w:rsidP="0016322C">
            <w:pPr>
              <w:cnfStyle w:val="000000000000" w:firstRow="0" w:lastRow="0" w:firstColumn="0" w:lastColumn="0" w:oddVBand="0" w:evenVBand="0" w:oddHBand="0" w:evenHBand="0" w:firstRowFirstColumn="0" w:firstRowLastColumn="0" w:lastRowFirstColumn="0" w:lastRowLastColumn="0"/>
            </w:pPr>
            <w:r>
              <w:t>Provide the Single Sign-on URL for the application.</w:t>
            </w:r>
          </w:p>
          <w:p w14:paraId="59420EE9" w14:textId="16127EE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Additionally, provide instructions to Access Panel</w:t>
            </w:r>
          </w:p>
        </w:tc>
      </w:tr>
      <w:tr w:rsidR="0046434A" w14:paraId="6AE91C5B" w14:textId="6EE87DD6"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4B5C60C5" w14:textId="305DEACA" w:rsidR="0046434A" w:rsidRPr="0076154E" w:rsidRDefault="0046434A" w:rsidP="0016322C">
            <w:pPr>
              <w:jc w:val="center"/>
            </w:pPr>
          </w:p>
        </w:tc>
        <w:tc>
          <w:tcPr>
            <w:tcW w:w="2646" w:type="dxa"/>
            <w:vAlign w:val="center"/>
          </w:tcPr>
          <w:p w14:paraId="4F72DD7B" w14:textId="1C63BF0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User is subject to </w:t>
            </w:r>
            <w:r w:rsidRPr="0080638C">
              <w:t>integrated windows authentication</w:t>
            </w:r>
            <w:r>
              <w:t xml:space="preserve"> (IWA)</w:t>
            </w:r>
          </w:p>
        </w:tc>
        <w:tc>
          <w:tcPr>
            <w:tcW w:w="3310" w:type="dxa"/>
          </w:tcPr>
          <w:p w14:paraId="31F94194" w14:textId="08C6265E" w:rsidR="0046434A" w:rsidRPr="00EB4296" w:rsidRDefault="0046434A" w:rsidP="0016322C">
            <w:pPr>
              <w:cnfStyle w:val="000000000000" w:firstRow="0" w:lastRow="0" w:firstColumn="0" w:lastColumn="0" w:oddVBand="0" w:evenVBand="0" w:oddHBand="0" w:evenHBand="0" w:firstRowFirstColumn="0" w:firstRowLastColumn="0" w:lastRowFirstColumn="0" w:lastRowLastColumn="0"/>
            </w:pPr>
            <w:r>
              <w:t>Verify user is using correct credential for the device.</w:t>
            </w:r>
          </w:p>
        </w:tc>
        <w:tc>
          <w:tcPr>
            <w:tcW w:w="3834" w:type="dxa"/>
          </w:tcPr>
          <w:p w14:paraId="683071F3" w14:textId="777777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r>
      <w:tr w:rsidR="0046434A" w14:paraId="4156E7C6" w14:textId="4F2383E3" w:rsidTr="00151981">
        <w:trPr>
          <w:trHeight w:val="224"/>
        </w:trPr>
        <w:tc>
          <w:tcPr>
            <w:cnfStyle w:val="001000000000" w:firstRow="0" w:lastRow="0" w:firstColumn="1" w:lastColumn="0" w:oddVBand="0" w:evenVBand="0" w:oddHBand="0" w:evenHBand="0" w:firstRowFirstColumn="0" w:firstRowLastColumn="0" w:lastRowFirstColumn="0" w:lastRowLastColumn="0"/>
            <w:tcW w:w="679" w:type="dxa"/>
            <w:vMerge/>
          </w:tcPr>
          <w:p w14:paraId="0BF1CE84" w14:textId="77777777" w:rsidR="0046434A" w:rsidRDefault="0046434A" w:rsidP="0016322C">
            <w:pPr>
              <w:rPr>
                <w:b w:val="0"/>
                <w:i/>
              </w:rPr>
            </w:pPr>
          </w:p>
        </w:tc>
        <w:tc>
          <w:tcPr>
            <w:tcW w:w="2646" w:type="dxa"/>
            <w:vAlign w:val="center"/>
          </w:tcPr>
          <w:p w14:paraId="1662F30E" w14:textId="03E5E17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owns multiple accounts</w:t>
            </w:r>
          </w:p>
        </w:tc>
        <w:tc>
          <w:tcPr>
            <w:tcW w:w="3310" w:type="dxa"/>
          </w:tcPr>
          <w:p w14:paraId="568C5061" w14:textId="392AA97B" w:rsidR="0046434A" w:rsidRPr="00AC3B14" w:rsidRDefault="0046434A" w:rsidP="0016322C">
            <w:pPr>
              <w:cnfStyle w:val="000000000000" w:firstRow="0" w:lastRow="0" w:firstColumn="0" w:lastColumn="0" w:oddVBand="0" w:evenVBand="0" w:oddHBand="0" w:evenHBand="0" w:firstRowFirstColumn="0" w:firstRowLastColumn="0" w:lastRowFirstColumn="0" w:lastRowLastColumn="0"/>
            </w:pPr>
            <w:r w:rsidRPr="00AC3B14">
              <w:t xml:space="preserve">Verify that user is using </w:t>
            </w:r>
            <w:r>
              <w:t xml:space="preserve">the </w:t>
            </w:r>
            <w:r w:rsidRPr="00AC3B14">
              <w:t>correct account / URL pair</w:t>
            </w:r>
            <w:r>
              <w:t>.</w:t>
            </w:r>
          </w:p>
        </w:tc>
        <w:tc>
          <w:tcPr>
            <w:tcW w:w="3834" w:type="dxa"/>
          </w:tcPr>
          <w:p w14:paraId="20876832" w14:textId="3F6D3B84"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Provide </w:t>
            </w:r>
            <w:hyperlink r:id="rId86" w:history="1">
              <w:r w:rsidRPr="000D24CE">
                <w:rPr>
                  <w:rStyle w:val="Hyperlink"/>
                </w:rPr>
                <w:t>instructions to log</w:t>
              </w:r>
            </w:hyperlink>
            <w:r>
              <w:t xml:space="preserve"> into a private session to reduce conflict of existing sessions</w:t>
            </w:r>
          </w:p>
        </w:tc>
      </w:tr>
      <w:tr w:rsidR="0046434A" w14:paraId="5CB3D9D3" w14:textId="6296A2A3" w:rsidTr="00151981">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3E065FE9" w14:textId="77777777" w:rsidR="0046434A" w:rsidRDefault="0046434A" w:rsidP="0016322C">
            <w:pPr>
              <w:rPr>
                <w:b w:val="0"/>
                <w:i/>
              </w:rPr>
            </w:pPr>
          </w:p>
        </w:tc>
        <w:tc>
          <w:tcPr>
            <w:tcW w:w="2646" w:type="dxa"/>
            <w:vMerge w:val="restart"/>
            <w:vAlign w:val="center"/>
          </w:tcPr>
          <w:p w14:paraId="33376432" w14:textId="5C4E3412"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159A4457" w14:textId="6C5F0EF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1: </w:t>
            </w:r>
            <w:r w:rsidRPr="000B69B7">
              <w:t xml:space="preserve">Verify that user is assigned to the application. </w:t>
            </w:r>
          </w:p>
        </w:tc>
        <w:tc>
          <w:tcPr>
            <w:tcW w:w="3834" w:type="dxa"/>
          </w:tcPr>
          <w:p w14:paraId="47EA3BCE" w14:textId="699F4C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In the </w:t>
            </w:r>
            <w:hyperlink r:id="rId87" w:history="1">
              <w:r w:rsidRPr="00D04F54">
                <w:rPr>
                  <w:rStyle w:val="Hyperlink"/>
                  <w:b/>
                </w:rPr>
                <w:t>Azure Portal</w:t>
              </w:r>
            </w:hyperlink>
            <w:r>
              <w:t xml:space="preserve">, select </w:t>
            </w:r>
            <w:r w:rsidRPr="00AD081A">
              <w:rPr>
                <w:b/>
              </w:rPr>
              <w:t>Enterprise applications</w:t>
            </w:r>
            <w:r>
              <w:t>, find the application, and see if the user has been directly assigned or has been assigned as a member of a group.</w:t>
            </w:r>
          </w:p>
        </w:tc>
      </w:tr>
      <w:tr w:rsidR="0046434A" w14:paraId="64001CBD" w14:textId="2788A944"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AB85881" w14:textId="77777777" w:rsidR="0046434A" w:rsidRDefault="0046434A" w:rsidP="0016322C">
            <w:pPr>
              <w:rPr>
                <w:b w:val="0"/>
                <w:i/>
              </w:rPr>
            </w:pPr>
          </w:p>
        </w:tc>
        <w:tc>
          <w:tcPr>
            <w:tcW w:w="2646" w:type="dxa"/>
            <w:vMerge/>
          </w:tcPr>
          <w:p w14:paraId="71DBCF6F" w14:textId="2B10700B"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D283970" w14:textId="66B4DE2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2: </w:t>
            </w:r>
            <w:r w:rsidRPr="000B69B7">
              <w:t>Verify that user has an account in the application.</w:t>
            </w:r>
          </w:p>
        </w:tc>
        <w:tc>
          <w:tcPr>
            <w:tcW w:w="3834" w:type="dxa"/>
          </w:tcPr>
          <w:p w14:paraId="6CC784A4" w14:textId="6B04B497" w:rsidR="0046434A" w:rsidRDefault="0046434A" w:rsidP="0016322C">
            <w:pPr>
              <w:cnfStyle w:val="000000000000" w:firstRow="0" w:lastRow="0" w:firstColumn="0" w:lastColumn="0" w:oddVBand="0" w:evenVBand="0" w:oddHBand="0" w:evenHBand="0" w:firstRowFirstColumn="0" w:firstRowLastColumn="0" w:lastRowFirstColumn="0" w:lastRowLastColumn="0"/>
            </w:pPr>
            <w:r>
              <w:t>Step 1: Log in to the application’s administrative portal (the ISV) and verify the user has an account.</w:t>
            </w:r>
          </w:p>
          <w:p w14:paraId="03EB4AF7" w14:textId="77777777" w:rsidR="0046434A" w:rsidRDefault="0046434A" w:rsidP="0016322C">
            <w:pPr>
              <w:cnfStyle w:val="000000000000" w:firstRow="0" w:lastRow="0" w:firstColumn="0" w:lastColumn="0" w:oddVBand="0" w:evenVBand="0" w:oddHBand="0" w:evenHBand="0" w:firstRowFirstColumn="0" w:firstRowLastColumn="0" w:lastRowFirstColumn="0" w:lastRowLastColumn="0"/>
            </w:pPr>
          </w:p>
          <w:p w14:paraId="40D251B9" w14:textId="4C7CA72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Step 2: Verify that the account is not disabled or otherwise inactive.</w:t>
            </w:r>
          </w:p>
        </w:tc>
      </w:tr>
      <w:tr w:rsidR="0046434A" w14:paraId="1A64B917" w14:textId="2E43FA5E"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35B59B2" w14:textId="77777777" w:rsidR="0046434A" w:rsidRDefault="0046434A" w:rsidP="0016322C">
            <w:pPr>
              <w:rPr>
                <w:b w:val="0"/>
                <w:i/>
              </w:rPr>
            </w:pPr>
          </w:p>
        </w:tc>
        <w:tc>
          <w:tcPr>
            <w:tcW w:w="2646" w:type="dxa"/>
            <w:vMerge/>
          </w:tcPr>
          <w:p w14:paraId="0686B262" w14:textId="30A724A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128CF61B" w14:textId="40C5768D" w:rsidR="0046434A" w:rsidRPr="00AF4791"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3: </w:t>
            </w:r>
            <w:r w:rsidRPr="00AF4791">
              <w:t>Verify that user can</w:t>
            </w:r>
            <w:r>
              <w:t xml:space="preserve"> login to MyApps and see the</w:t>
            </w:r>
            <w:r w:rsidRPr="00AF4791">
              <w:t xml:space="preserve"> application in </w:t>
            </w:r>
            <w:r>
              <w:t>the Access Panel</w:t>
            </w:r>
          </w:p>
        </w:tc>
        <w:tc>
          <w:tcPr>
            <w:tcW w:w="3834" w:type="dxa"/>
          </w:tcPr>
          <w:p w14:paraId="00E8A5E5" w14:textId="357A998E"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Have user log into </w:t>
            </w:r>
            <w:hyperlink r:id="rId88" w:history="1">
              <w:r w:rsidRPr="00755B60">
                <w:rPr>
                  <w:rStyle w:val="Hyperlink"/>
                </w:rPr>
                <w:t>Access Panel</w:t>
              </w:r>
            </w:hyperlink>
            <w:r>
              <w:t xml:space="preserve"> at myapps.microsoft.com.</w:t>
            </w:r>
          </w:p>
        </w:tc>
      </w:tr>
      <w:tr w:rsidR="0046434A" w14:paraId="02854491" w14:textId="1D043D0C"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251D58E3" w14:textId="77777777" w:rsidR="0046434A" w:rsidRDefault="0046434A" w:rsidP="0016322C">
            <w:pPr>
              <w:rPr>
                <w:b w:val="0"/>
                <w:i/>
              </w:rPr>
            </w:pPr>
          </w:p>
        </w:tc>
        <w:tc>
          <w:tcPr>
            <w:tcW w:w="2646" w:type="dxa"/>
          </w:tcPr>
          <w:p w14:paraId="747A9944" w14:textId="064281D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 in to application directly, but not through SSO.</w:t>
            </w:r>
          </w:p>
        </w:tc>
        <w:tc>
          <w:tcPr>
            <w:tcW w:w="3310" w:type="dxa"/>
          </w:tcPr>
          <w:p w14:paraId="71E7B269" w14:textId="2BB2521B" w:rsidR="0046434A" w:rsidRPr="0005674D" w:rsidRDefault="0046434A" w:rsidP="0016322C">
            <w:pPr>
              <w:cnfStyle w:val="000000000000" w:firstRow="0" w:lastRow="0" w:firstColumn="0" w:lastColumn="0" w:oddVBand="0" w:evenVBand="0" w:oddHBand="0" w:evenHBand="0" w:firstRowFirstColumn="0" w:firstRowLastColumn="0" w:lastRowFirstColumn="0" w:lastRowLastColumn="0"/>
            </w:pPr>
            <w:r>
              <w:t>Verify that the user has an account provisioned in AAD, and has the account is at the Premium level.</w:t>
            </w:r>
          </w:p>
        </w:tc>
        <w:tc>
          <w:tcPr>
            <w:tcW w:w="3834" w:type="dxa"/>
          </w:tcPr>
          <w:p w14:paraId="46A6A9F5" w14:textId="7361C06A"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This is only applicable if you allow the users to perform forms-based authentication directly to the application</w:t>
            </w:r>
          </w:p>
        </w:tc>
      </w:tr>
      <w:tr w:rsidR="007E32FF" w14:paraId="7A0D2CA5" w14:textId="77777777" w:rsidTr="00D96A01">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34EEC8F3" w14:textId="41E9083B" w:rsidR="007E32FF" w:rsidRDefault="007E32FF" w:rsidP="0016322C">
            <w:pPr>
              <w:rPr>
                <w:i/>
              </w:rPr>
            </w:pPr>
            <w:r>
              <w:rPr>
                <w:b w:val="0"/>
                <w:i/>
              </w:rPr>
              <w:t>2</w:t>
            </w:r>
          </w:p>
        </w:tc>
        <w:tc>
          <w:tcPr>
            <w:tcW w:w="9790" w:type="dxa"/>
            <w:gridSpan w:val="3"/>
          </w:tcPr>
          <w:p w14:paraId="5E263006" w14:textId="555D6DAE" w:rsidR="007E32FF" w:rsidRPr="00BC3472" w:rsidRDefault="00BC3472"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2</w:t>
            </w:r>
            <w:r>
              <w:rPr>
                <w:i/>
              </w:rPr>
              <w:t xml:space="preserve"> – you will need to collect logs of the traffic between the client and application using</w:t>
            </w:r>
            <w:r w:rsidR="008E347F">
              <w:rPr>
                <w:i/>
              </w:rPr>
              <w:t xml:space="preserve"> your preferred method of decrypting authentication traffic.</w:t>
            </w:r>
            <w:r w:rsidR="001E35B6">
              <w:rPr>
                <w:i/>
              </w:rPr>
              <w:t xml:space="preserve"> </w:t>
            </w:r>
            <w:hyperlink r:id="rId89" w:history="1">
              <w:r w:rsidR="001E35B6" w:rsidRPr="00EC3FE3">
                <w:rPr>
                  <w:rStyle w:val="Hyperlink"/>
                  <w:i/>
                </w:rPr>
                <w:t>Fiddler</w:t>
              </w:r>
            </w:hyperlink>
            <w:r w:rsidR="001E35B6">
              <w:rPr>
                <w:i/>
              </w:rPr>
              <w:t xml:space="preserve"> or </w:t>
            </w:r>
            <w:hyperlink r:id="rId90" w:history="1">
              <w:r w:rsidR="001E35B6" w:rsidRPr="00792E89">
                <w:rPr>
                  <w:rStyle w:val="Hyperlink"/>
                  <w:i/>
                </w:rPr>
                <w:t>SAML Tracer browser extensions</w:t>
              </w:r>
            </w:hyperlink>
            <w:r w:rsidR="001E35B6">
              <w:rPr>
                <w:i/>
              </w:rPr>
              <w:t xml:space="preserve"> are generally the most common tools.</w:t>
            </w:r>
          </w:p>
        </w:tc>
      </w:tr>
      <w:tr w:rsidR="002A7C8E" w14:paraId="65FA0437"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36971BD" w14:textId="77777777" w:rsidR="002A7C8E" w:rsidRDefault="002A7C8E" w:rsidP="0016322C">
            <w:pPr>
              <w:rPr>
                <w:b w:val="0"/>
                <w:i/>
              </w:rPr>
            </w:pPr>
          </w:p>
        </w:tc>
        <w:tc>
          <w:tcPr>
            <w:tcW w:w="2646" w:type="dxa"/>
            <w:vMerge w:val="restart"/>
          </w:tcPr>
          <w:p w14:paraId="2F3D450A" w14:textId="5338EB21" w:rsidR="002A7C8E" w:rsidRDefault="002A7C8E"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5C8E6154" w14:textId="5C144F95"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1: </w:t>
            </w:r>
            <w:r w:rsidR="00B90088">
              <w:t>Review the logs on the application that the user is attempting to access</w:t>
            </w:r>
          </w:p>
        </w:tc>
        <w:tc>
          <w:tcPr>
            <w:tcW w:w="3834" w:type="dxa"/>
          </w:tcPr>
          <w:p w14:paraId="5D38C568" w14:textId="082BA22A" w:rsidR="002A7C8E" w:rsidRDefault="00B90088" w:rsidP="0016322C">
            <w:pPr>
              <w:cnfStyle w:val="000000000000" w:firstRow="0" w:lastRow="0" w:firstColumn="0" w:lastColumn="0" w:oddVBand="0" w:evenVBand="0" w:oddHBand="0" w:evenHBand="0" w:firstRowFirstColumn="0" w:firstRowLastColumn="0" w:lastRowFirstColumn="0" w:lastRowLastColumn="0"/>
            </w:pPr>
            <w:r>
              <w:t xml:space="preserve">Logs here will generally reveal </w:t>
            </w:r>
            <w:r w:rsidR="00525ED6">
              <w:t xml:space="preserve">bad requests. </w:t>
            </w:r>
            <w:r w:rsidR="00804821">
              <w:t xml:space="preserve">If there is no logs, then either application does not offer these logs or it has not received a </w:t>
            </w:r>
            <w:r w:rsidR="00554E29">
              <w:t>Response from Azure AD.</w:t>
            </w:r>
          </w:p>
        </w:tc>
      </w:tr>
      <w:tr w:rsidR="002A7C8E" w14:paraId="60E94171"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3E8EC7C" w14:textId="77777777" w:rsidR="002A7C8E" w:rsidRDefault="002A7C8E" w:rsidP="0016322C">
            <w:pPr>
              <w:rPr>
                <w:b w:val="0"/>
                <w:i/>
              </w:rPr>
            </w:pPr>
          </w:p>
        </w:tc>
        <w:tc>
          <w:tcPr>
            <w:tcW w:w="2646" w:type="dxa"/>
            <w:vMerge/>
          </w:tcPr>
          <w:p w14:paraId="39C51010" w14:textId="04C7977A" w:rsidR="002A7C8E"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5806066F" w14:textId="4A620FFC"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w:t>
            </w:r>
            <w:r w:rsidR="00554E29">
              <w:t>2</w:t>
            </w:r>
            <w:r>
              <w:t>: Validate the certificate has not expired</w:t>
            </w:r>
          </w:p>
        </w:tc>
        <w:tc>
          <w:tcPr>
            <w:tcW w:w="3834" w:type="dxa"/>
          </w:tcPr>
          <w:p w14:paraId="2606D788"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1: Verify the certificate thumbprint matches between Azure AD and the </w:t>
            </w:r>
            <w:r>
              <w:lastRenderedPageBreak/>
              <w:t>application that is attempting to be accessed</w:t>
            </w:r>
          </w:p>
          <w:p w14:paraId="3B2A17DC"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p>
          <w:p w14:paraId="7A31BB3E" w14:textId="730741AB" w:rsidR="002A7C8E" w:rsidRDefault="002A7C8E" w:rsidP="0016322C">
            <w:pPr>
              <w:cnfStyle w:val="000000000000" w:firstRow="0" w:lastRow="0" w:firstColumn="0" w:lastColumn="0" w:oddVBand="0" w:evenVBand="0" w:oddHBand="0" w:evenHBand="0" w:firstRowFirstColumn="0" w:firstRowLastColumn="0" w:lastRowFirstColumn="0" w:lastRowLastColumn="0"/>
            </w:pPr>
            <w:r>
              <w:t>Step 2: Verify the certificate is still valid and has not been expired</w:t>
            </w:r>
          </w:p>
        </w:tc>
      </w:tr>
      <w:tr w:rsidR="002A7C8E" w14:paraId="47ABD588" w14:textId="1F2561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B3059EB" w14:textId="508BAF38" w:rsidR="002A7C8E" w:rsidRDefault="002A7C8E" w:rsidP="0016322C">
            <w:pPr>
              <w:rPr>
                <w:b w:val="0"/>
                <w:i/>
              </w:rPr>
            </w:pPr>
          </w:p>
        </w:tc>
        <w:tc>
          <w:tcPr>
            <w:tcW w:w="2646" w:type="dxa"/>
            <w:vMerge/>
          </w:tcPr>
          <w:p w14:paraId="78577F16" w14:textId="080B7CA3"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p>
        </w:tc>
        <w:tc>
          <w:tcPr>
            <w:tcW w:w="3310" w:type="dxa"/>
          </w:tcPr>
          <w:p w14:paraId="08F67FFD" w14:textId="7E493966"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3</w:t>
            </w:r>
            <w:r>
              <w:t>: Validate endpoints are correct</w:t>
            </w:r>
          </w:p>
        </w:tc>
        <w:tc>
          <w:tcPr>
            <w:tcW w:w="3834" w:type="dxa"/>
          </w:tcPr>
          <w:p w14:paraId="78095742" w14:textId="6F2A9573" w:rsidR="002A7C8E" w:rsidRPr="00543E8F" w:rsidRDefault="00583EAC" w:rsidP="0016322C">
            <w:pPr>
              <w:cnfStyle w:val="000000000000" w:firstRow="0" w:lastRow="0" w:firstColumn="0" w:lastColumn="0" w:oddVBand="0" w:evenVBand="0" w:oddHBand="0" w:evenHBand="0" w:firstRowFirstColumn="0" w:firstRowLastColumn="0" w:lastRowFirstColumn="0" w:lastRowLastColumn="0"/>
            </w:pPr>
            <w:hyperlink w:anchor="_Endpoint_Information" w:history="1">
              <w:r w:rsidR="002A7C8E" w:rsidRPr="004E31CE">
                <w:rPr>
                  <w:rStyle w:val="Hyperlink"/>
                </w:rPr>
                <w:t>Compare the endpoints configured on the application object in Azure AD</w:t>
              </w:r>
            </w:hyperlink>
            <w:r w:rsidR="002A7C8E">
              <w:t xml:space="preserve"> to what has been configured in the ISV (e.g. the application that the user is attempting to access)</w:t>
            </w:r>
          </w:p>
        </w:tc>
      </w:tr>
      <w:tr w:rsidR="002A7C8E" w14:paraId="13DDFC0B" w14:textId="3BA6AD8D"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62B9A73" w14:textId="77777777" w:rsidR="002A7C8E" w:rsidRDefault="002A7C8E" w:rsidP="0016322C">
            <w:pPr>
              <w:rPr>
                <w:b w:val="0"/>
                <w:i/>
              </w:rPr>
            </w:pPr>
          </w:p>
        </w:tc>
        <w:tc>
          <w:tcPr>
            <w:tcW w:w="2646" w:type="dxa"/>
            <w:vMerge/>
          </w:tcPr>
          <w:p w14:paraId="45F1185B" w14:textId="3B01126C"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71D0F1A9" w14:textId="3B7A17B5"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4</w:t>
            </w:r>
            <w:r>
              <w:t>: Validate claims (NameID) mapping between AAD and application or the attribute name you have chosen to map to for the application you user is attempting to access</w:t>
            </w:r>
          </w:p>
        </w:tc>
        <w:tc>
          <w:tcPr>
            <w:tcW w:w="3834" w:type="dxa"/>
          </w:tcPr>
          <w:p w14:paraId="045CE0CE" w14:textId="0829A1D8"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r>
              <w:t xml:space="preserve">If the attribute that is being sent does not match to what is being expected, you will either receive an error or mismatching may occur and authenticate the wrong user </w:t>
            </w:r>
            <w:r>
              <w:br/>
            </w:r>
            <w:r>
              <w:rPr>
                <w:i/>
              </w:rPr>
              <w:br/>
            </w:r>
            <w:r w:rsidRPr="00652A17">
              <w:rPr>
                <w:i/>
              </w:rPr>
              <w:t>(e.g. Azure AD sends “john@contoso.com” and the application is expecting employeeID “john1445”)</w:t>
            </w:r>
          </w:p>
        </w:tc>
      </w:tr>
      <w:tr w:rsidR="000F5F6F" w14:paraId="084F8FF3" w14:textId="77777777" w:rsidTr="00000C01">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6C65C419" w14:textId="421E6EEB" w:rsidR="000F5F6F" w:rsidRDefault="000F5F6F" w:rsidP="0016322C">
            <w:pPr>
              <w:rPr>
                <w:i/>
              </w:rPr>
            </w:pPr>
            <w:r>
              <w:rPr>
                <w:b w:val="0"/>
                <w:i/>
              </w:rPr>
              <w:t>3</w:t>
            </w:r>
          </w:p>
        </w:tc>
        <w:tc>
          <w:tcPr>
            <w:tcW w:w="9790" w:type="dxa"/>
            <w:gridSpan w:val="3"/>
          </w:tcPr>
          <w:p w14:paraId="118A78F8" w14:textId="6FF90641" w:rsidR="000F5F6F" w:rsidRPr="000F5F6F" w:rsidRDefault="000F5F6F"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3</w:t>
            </w:r>
            <w:r>
              <w:rPr>
                <w:i/>
              </w:rPr>
              <w:t xml:space="preserve"> </w:t>
            </w:r>
            <w:r w:rsidR="00306AC8">
              <w:rPr>
                <w:i/>
              </w:rPr>
              <w:t>–</w:t>
            </w:r>
            <w:r>
              <w:rPr>
                <w:i/>
              </w:rPr>
              <w:t xml:space="preserve"> </w:t>
            </w:r>
            <w:r w:rsidR="00306AC8">
              <w:rPr>
                <w:i/>
              </w:rPr>
              <w:t>at this point all endpoints has been verified</w:t>
            </w:r>
            <w:r w:rsidR="0076499B">
              <w:rPr>
                <w:i/>
              </w:rPr>
              <w:t>, certs are valid, claims are correct</w:t>
            </w:r>
            <w:r w:rsidR="00376A91">
              <w:rPr>
                <w:i/>
              </w:rPr>
              <w:t>.  Contact the application owner and begin steps to escalate to Microsoft support to assist resolving the issue</w:t>
            </w:r>
          </w:p>
        </w:tc>
      </w:tr>
      <w:tr w:rsidR="000F5F6F" w14:paraId="7312188F" w14:textId="520B0EE3"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3485BF2D" w14:textId="514DEABC" w:rsidR="000F5F6F" w:rsidRDefault="000F5F6F" w:rsidP="0016322C">
            <w:pPr>
              <w:rPr>
                <w:b w:val="0"/>
                <w:i/>
              </w:rPr>
            </w:pPr>
          </w:p>
        </w:tc>
        <w:tc>
          <w:tcPr>
            <w:tcW w:w="2646" w:type="dxa"/>
          </w:tcPr>
          <w:p w14:paraId="54B606F5" w14:textId="5822DB71"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r>
              <w:t>Not resolved by Tier 2</w:t>
            </w:r>
          </w:p>
        </w:tc>
        <w:tc>
          <w:tcPr>
            <w:tcW w:w="3310" w:type="dxa"/>
          </w:tcPr>
          <w:p w14:paraId="0A03DF18" w14:textId="56643F75"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 xml:space="preserve">Notify business owner for </w:t>
            </w:r>
            <w:r w:rsidR="00DB318F">
              <w:t>&lt;&lt;APPLICATION NAME&gt;&gt;</w:t>
            </w:r>
          </w:p>
        </w:tc>
        <w:tc>
          <w:tcPr>
            <w:tcW w:w="3834" w:type="dxa"/>
          </w:tcPr>
          <w:p w14:paraId="0D46E8EB"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r w:rsidR="000F5F6F" w14:paraId="451E7FE7" w14:textId="16675262"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18452781" w14:textId="77777777" w:rsidR="000F5F6F" w:rsidRDefault="000F5F6F" w:rsidP="0016322C">
            <w:pPr>
              <w:rPr>
                <w:b w:val="0"/>
                <w:i/>
              </w:rPr>
            </w:pPr>
          </w:p>
        </w:tc>
        <w:tc>
          <w:tcPr>
            <w:tcW w:w="2646" w:type="dxa"/>
          </w:tcPr>
          <w:p w14:paraId="137AA330" w14:textId="24FCFB3F"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t>Not resolved by Tier 2</w:t>
            </w:r>
          </w:p>
        </w:tc>
        <w:tc>
          <w:tcPr>
            <w:tcW w:w="3310" w:type="dxa"/>
          </w:tcPr>
          <w:p w14:paraId="30093597" w14:textId="75508401"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Create a support ticket</w:t>
            </w:r>
            <w:r>
              <w:t xml:space="preserve"> with Microsoft</w:t>
            </w:r>
          </w:p>
        </w:tc>
        <w:tc>
          <w:tcPr>
            <w:tcW w:w="3834" w:type="dxa"/>
          </w:tcPr>
          <w:p w14:paraId="49CCD7E6" w14:textId="77777777" w:rsidR="000F5F6F" w:rsidRDefault="000F5F6F" w:rsidP="0016322C">
            <w:pPr>
              <w:cnfStyle w:val="000000000000" w:firstRow="0" w:lastRow="0" w:firstColumn="0" w:lastColumn="0" w:oddVBand="0" w:evenVBand="0" w:oddHBand="0" w:evenHBand="0" w:firstRowFirstColumn="0" w:firstRowLastColumn="0" w:lastRowFirstColumn="0" w:lastRowLastColumn="0"/>
            </w:pPr>
            <w:r>
              <w:t>Include Repro Steps, UPN, CorrelationID, Timestamp, and Fiddler Trace(s).</w:t>
            </w:r>
          </w:p>
          <w:p w14:paraId="14D0243D" w14:textId="52835D42"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rsidRPr="649F3FF9">
              <w:rPr>
                <w:b/>
              </w:rPr>
              <w:t xml:space="preserve">Note: </w:t>
            </w:r>
            <w:r w:rsidRPr="649F3FF9">
              <w:rPr>
                <w:i/>
              </w:rPr>
              <w:t>Make multiple attempts to authenticate and provide timeframe.</w:t>
            </w:r>
          </w:p>
        </w:tc>
      </w:tr>
      <w:tr w:rsidR="000F5F6F" w14:paraId="5CEBC492" w14:textId="73C4C5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465D9094" w14:textId="77777777" w:rsidR="000F5F6F" w:rsidRDefault="000F5F6F" w:rsidP="0016322C">
            <w:pPr>
              <w:rPr>
                <w:b w:val="0"/>
                <w:i/>
              </w:rPr>
            </w:pPr>
          </w:p>
        </w:tc>
        <w:tc>
          <w:tcPr>
            <w:tcW w:w="2646" w:type="dxa"/>
          </w:tcPr>
          <w:p w14:paraId="0671B521" w14:textId="35253FCC"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E80579C" w14:textId="53E28C17"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p>
        </w:tc>
        <w:tc>
          <w:tcPr>
            <w:tcW w:w="3834" w:type="dxa"/>
          </w:tcPr>
          <w:p w14:paraId="5EC8E27C"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bl>
    <w:p w14:paraId="6F7EC289" w14:textId="610BA4FB" w:rsidR="00506B21" w:rsidRPr="007A49BC" w:rsidRDefault="001A22C8" w:rsidP="0016322C">
      <w:pPr>
        <w:rPr>
          <w:b/>
          <w:i/>
        </w:rPr>
      </w:pPr>
      <w:r>
        <w:rPr>
          <w:b/>
          <w:i/>
        </w:rPr>
        <w:t xml:space="preserve"> </w:t>
      </w:r>
    </w:p>
    <w:p w14:paraId="760ED79F" w14:textId="77777777" w:rsidR="00DD72FF" w:rsidRDefault="00DD72FF" w:rsidP="0016322C"/>
    <w:p w14:paraId="16675619" w14:textId="77777777" w:rsidR="00660F3B" w:rsidRDefault="00660F3B" w:rsidP="0016322C">
      <w:pPr>
        <w:pStyle w:val="Heading3"/>
      </w:pPr>
      <w:bookmarkStart w:id="191" w:name="_Toc508188833"/>
      <w:r>
        <w:br w:type="page"/>
      </w:r>
    </w:p>
    <w:p w14:paraId="361D8027" w14:textId="393EFC23" w:rsidR="00ED2928" w:rsidRDefault="00DD72FF" w:rsidP="0016322C">
      <w:pPr>
        <w:pStyle w:val="Heading3"/>
      </w:pPr>
      <w:bookmarkStart w:id="192" w:name="_Toc508610114"/>
      <w:bookmarkStart w:id="193" w:name="_Toc511030899"/>
      <w:r>
        <w:lastRenderedPageBreak/>
        <w:t xml:space="preserve">Example: Complete outage of </w:t>
      </w:r>
      <w:r w:rsidR="00DB318F">
        <w:t>&lt;&lt;APPLICATION NAME&gt;&gt;</w:t>
      </w:r>
      <w:r w:rsidR="005C768A">
        <w:t xml:space="preserve"> - No user can sign in</w:t>
      </w:r>
      <w:bookmarkEnd w:id="191"/>
      <w:bookmarkEnd w:id="192"/>
      <w:bookmarkEnd w:id="193"/>
    </w:p>
    <w:p w14:paraId="38AAC027" w14:textId="7E3FC860" w:rsidR="008E6FE3" w:rsidRPr="008E6FE3" w:rsidRDefault="008E6FE3" w:rsidP="008E6FE3">
      <w:r>
        <w:t xml:space="preserve">When no user can sign in to the </w:t>
      </w:r>
      <w:r w:rsidR="00B20C5B">
        <w:t>application</w:t>
      </w:r>
      <w:r>
        <w:t xml:space="preserve">, the following </w:t>
      </w:r>
      <w:r w:rsidR="00B20C5B">
        <w:t>steps can help you to identify the issue.</w:t>
      </w:r>
    </w:p>
    <w:tbl>
      <w:tblPr>
        <w:tblStyle w:val="Deploymentguide"/>
        <w:tblW w:w="10705" w:type="dxa"/>
        <w:tblLook w:val="0420" w:firstRow="1" w:lastRow="0" w:firstColumn="0" w:lastColumn="0" w:noHBand="0" w:noVBand="1"/>
      </w:tblPr>
      <w:tblGrid>
        <w:gridCol w:w="3685"/>
        <w:gridCol w:w="7020"/>
      </w:tblGrid>
      <w:tr w:rsidR="005C768A" w:rsidRPr="00696566" w14:paraId="58F1069B" w14:textId="77777777" w:rsidTr="00660F3B">
        <w:trPr>
          <w:cnfStyle w:val="100000000000" w:firstRow="1" w:lastRow="0" w:firstColumn="0" w:lastColumn="0" w:oddVBand="0" w:evenVBand="0" w:oddHBand="0" w:evenHBand="0" w:firstRowFirstColumn="0" w:firstRowLastColumn="0" w:lastRowFirstColumn="0" w:lastRowLastColumn="0"/>
          <w:trHeight w:val="319"/>
        </w:trPr>
        <w:tc>
          <w:tcPr>
            <w:tcW w:w="3685" w:type="dxa"/>
          </w:tcPr>
          <w:p w14:paraId="1947978E" w14:textId="44A8284D" w:rsidR="005C768A" w:rsidRPr="00696566" w:rsidRDefault="005C768A" w:rsidP="00B20C5B">
            <w:pPr>
              <w:jc w:val="center"/>
            </w:pPr>
            <w:r>
              <w:t>Task</w:t>
            </w:r>
          </w:p>
        </w:tc>
        <w:tc>
          <w:tcPr>
            <w:tcW w:w="7020" w:type="dxa"/>
          </w:tcPr>
          <w:p w14:paraId="62F48075" w14:textId="77777777" w:rsidR="005C768A" w:rsidRPr="00696566" w:rsidRDefault="005C768A" w:rsidP="00B20C5B">
            <w:pPr>
              <w:jc w:val="center"/>
            </w:pPr>
            <w:r>
              <w:t>Details / actions</w:t>
            </w:r>
          </w:p>
        </w:tc>
      </w:tr>
      <w:tr w:rsidR="005C768A" w:rsidRPr="00B73DB4" w14:paraId="2BBC9F31" w14:textId="77777777" w:rsidTr="00660F3B">
        <w:trPr>
          <w:trHeight w:val="319"/>
        </w:trPr>
        <w:tc>
          <w:tcPr>
            <w:tcW w:w="3685" w:type="dxa"/>
          </w:tcPr>
          <w:p w14:paraId="7157481E" w14:textId="77777777" w:rsidR="005C768A" w:rsidRDefault="005C768A" w:rsidP="005C768A">
            <w:pPr>
              <w:rPr>
                <w:b/>
                <w:bCs/>
              </w:rPr>
            </w:pPr>
            <w:r>
              <w:t>Notify Business Owner</w:t>
            </w:r>
          </w:p>
          <w:p w14:paraId="16D96F0D" w14:textId="6FF6FD10" w:rsidR="00B20C5B" w:rsidRPr="00B73DB4" w:rsidRDefault="00B20C5B" w:rsidP="005C768A"/>
        </w:tc>
        <w:tc>
          <w:tcPr>
            <w:tcW w:w="7020" w:type="dxa"/>
          </w:tcPr>
          <w:p w14:paraId="6725AF22" w14:textId="6EA9A55E" w:rsidR="005C768A" w:rsidRPr="00B73DB4" w:rsidRDefault="005C768A" w:rsidP="005C768A">
            <w:r>
              <w:t xml:space="preserve">Communicate the current state to the Stakeholder for </w:t>
            </w:r>
            <w:r w:rsidR="00DB318F">
              <w:t>&lt;&lt;APPLICATION NAME&gt;&gt;</w:t>
            </w:r>
          </w:p>
        </w:tc>
      </w:tr>
      <w:tr w:rsidR="005C768A" w:rsidRPr="00B73DB4" w14:paraId="281C38CC" w14:textId="77777777" w:rsidTr="00660F3B">
        <w:trPr>
          <w:trHeight w:val="319"/>
        </w:trPr>
        <w:tc>
          <w:tcPr>
            <w:tcW w:w="3685" w:type="dxa"/>
          </w:tcPr>
          <w:p w14:paraId="2F685D05" w14:textId="77777777" w:rsidR="005C768A" w:rsidRDefault="005C768A" w:rsidP="005C768A">
            <w:pPr>
              <w:rPr>
                <w:b/>
                <w:bCs/>
              </w:rPr>
            </w:pPr>
            <w:r>
              <w:t>Collect Fiddler Trace(s) of Repro</w:t>
            </w:r>
          </w:p>
          <w:p w14:paraId="790FD5B8" w14:textId="3C76AA19" w:rsidR="00B20C5B" w:rsidRDefault="00B20C5B" w:rsidP="005C768A"/>
        </w:tc>
        <w:tc>
          <w:tcPr>
            <w:tcW w:w="7020" w:type="dxa"/>
          </w:tcPr>
          <w:p w14:paraId="6F86F970" w14:textId="5628170F" w:rsidR="005C768A" w:rsidRPr="00B73DB4" w:rsidRDefault="00583EAC" w:rsidP="005C768A">
            <w:hyperlink r:id="rId91" w:history="1">
              <w:r w:rsidR="00DB318F" w:rsidRPr="000B7C27">
                <w:rPr>
                  <w:rStyle w:val="Hyperlink"/>
                </w:rPr>
                <w:t>https://docs.microsoft.com/en-us/azure/active-directory/develop/active-directory-saml-debugging</w:t>
              </w:r>
            </w:hyperlink>
          </w:p>
        </w:tc>
      </w:tr>
      <w:tr w:rsidR="005C768A" w:rsidRPr="00B73DB4" w14:paraId="5C456EA4" w14:textId="77777777" w:rsidTr="00660F3B">
        <w:trPr>
          <w:trHeight w:val="319"/>
        </w:trPr>
        <w:tc>
          <w:tcPr>
            <w:tcW w:w="3685" w:type="dxa"/>
          </w:tcPr>
          <w:p w14:paraId="1BABC11D" w14:textId="77777777" w:rsidR="005C768A" w:rsidRDefault="005C768A" w:rsidP="005C768A">
            <w:pPr>
              <w:rPr>
                <w:b/>
                <w:bCs/>
              </w:rPr>
            </w:pPr>
            <w:r>
              <w:t>Create a Premier Support Ticket</w:t>
            </w:r>
          </w:p>
          <w:p w14:paraId="7E330BB3" w14:textId="77777777" w:rsidR="00B20C5B" w:rsidRDefault="00B20C5B" w:rsidP="005C768A">
            <w:pPr>
              <w:rPr>
                <w:b/>
                <w:bCs/>
              </w:rPr>
            </w:pPr>
          </w:p>
          <w:p w14:paraId="7D63C2CF" w14:textId="271C27E4" w:rsidR="00B20C5B" w:rsidRDefault="00B20C5B" w:rsidP="005C768A"/>
        </w:tc>
        <w:tc>
          <w:tcPr>
            <w:tcW w:w="7020" w:type="dxa"/>
          </w:tcPr>
          <w:p w14:paraId="4A93E76A" w14:textId="77777777" w:rsidR="005C768A" w:rsidRDefault="005C768A" w:rsidP="005C768A">
            <w:r>
              <w:t>Include Repro Steps, UPN, CorrelationID, Timestamp, and Fiddler Trace(s).</w:t>
            </w:r>
          </w:p>
          <w:p w14:paraId="77358BE9" w14:textId="2721990A" w:rsidR="005C768A" w:rsidRPr="00B73DB4" w:rsidRDefault="005C768A" w:rsidP="005C768A">
            <w:r w:rsidRPr="649F3FF9">
              <w:rPr>
                <w:b/>
              </w:rPr>
              <w:t xml:space="preserve">Note: </w:t>
            </w:r>
            <w:r w:rsidRPr="649F3FF9">
              <w:rPr>
                <w:i/>
              </w:rPr>
              <w:t>Make multiple attempts to authenticate and provide timeframe.</w:t>
            </w:r>
          </w:p>
        </w:tc>
      </w:tr>
      <w:tr w:rsidR="005C768A" w:rsidRPr="00B73DB4" w14:paraId="510D7D2D" w14:textId="77777777" w:rsidTr="00660F3B">
        <w:trPr>
          <w:trHeight w:val="319"/>
        </w:trPr>
        <w:tc>
          <w:tcPr>
            <w:tcW w:w="3685" w:type="dxa"/>
          </w:tcPr>
          <w:p w14:paraId="59C4ADC4" w14:textId="77777777" w:rsidR="005C768A" w:rsidRDefault="005C768A" w:rsidP="005C768A">
            <w:pPr>
              <w:rPr>
                <w:b/>
                <w:bCs/>
              </w:rPr>
            </w:pPr>
            <w:r>
              <w:t>Review sign-in logs in both Admin Portals</w:t>
            </w:r>
          </w:p>
          <w:p w14:paraId="4A96B410" w14:textId="0754C2E0" w:rsidR="00B20C5B" w:rsidRDefault="00B20C5B" w:rsidP="005C768A"/>
        </w:tc>
        <w:tc>
          <w:tcPr>
            <w:tcW w:w="7020" w:type="dxa"/>
          </w:tcPr>
          <w:p w14:paraId="12869BA3" w14:textId="31EECAD9" w:rsidR="005C768A" w:rsidRPr="00B73DB4" w:rsidRDefault="00DB318F" w:rsidP="005C768A">
            <w:r>
              <w:t>&lt;&lt;APPLICATION NAME&gt;&gt;</w:t>
            </w:r>
            <w:r w:rsidR="005C768A">
              <w:t xml:space="preserve"> and Azure AD both has audit logs.  Review these logs to determine whether there is a known issue.</w:t>
            </w:r>
          </w:p>
        </w:tc>
      </w:tr>
      <w:tr w:rsidR="005C768A" w:rsidRPr="00B73DB4" w14:paraId="1E078C16" w14:textId="77777777" w:rsidTr="00660F3B">
        <w:trPr>
          <w:trHeight w:val="319"/>
        </w:trPr>
        <w:tc>
          <w:tcPr>
            <w:tcW w:w="3685" w:type="dxa"/>
          </w:tcPr>
          <w:p w14:paraId="022508F9" w14:textId="77777777" w:rsidR="005C768A" w:rsidRDefault="005C768A" w:rsidP="005C768A">
            <w:pPr>
              <w:rPr>
                <w:b/>
                <w:bCs/>
              </w:rPr>
            </w:pPr>
            <w:r>
              <w:t>Review current documentation and ensure configured correctly</w:t>
            </w:r>
          </w:p>
          <w:p w14:paraId="08076308" w14:textId="694B205A" w:rsidR="00B20C5B" w:rsidRDefault="00B20C5B" w:rsidP="005C768A"/>
        </w:tc>
        <w:tc>
          <w:tcPr>
            <w:tcW w:w="7020" w:type="dxa"/>
          </w:tcPr>
          <w:p w14:paraId="1E6EDC56" w14:textId="67A54CA9" w:rsidR="005C768A" w:rsidRPr="00B73DB4" w:rsidRDefault="005C768A" w:rsidP="005C768A">
            <w:r w:rsidRPr="009D0276">
              <w:t>https://docs.microsoft.com/en-us/azure/active-directory/active-directory-saas-</w:t>
            </w:r>
            <w:r w:rsidR="00DB318F">
              <w:t>&lt;&lt;APPLICATION NAME&gt;&gt;</w:t>
            </w:r>
            <w:r w:rsidRPr="009D0276">
              <w:t>-tutorial</w:t>
            </w:r>
          </w:p>
        </w:tc>
      </w:tr>
      <w:tr w:rsidR="005C768A" w:rsidRPr="00B73DB4" w14:paraId="1FD86E18" w14:textId="77777777" w:rsidTr="00660F3B">
        <w:trPr>
          <w:trHeight w:val="319"/>
        </w:trPr>
        <w:tc>
          <w:tcPr>
            <w:tcW w:w="3685" w:type="dxa"/>
          </w:tcPr>
          <w:p w14:paraId="63BE048B" w14:textId="77777777" w:rsidR="005C768A" w:rsidRDefault="005C768A" w:rsidP="005C768A">
            <w:pPr>
              <w:rPr>
                <w:b/>
                <w:bCs/>
              </w:rPr>
            </w:pPr>
            <w:r>
              <w:t xml:space="preserve">Validate endpoints are correct </w:t>
            </w:r>
          </w:p>
          <w:p w14:paraId="0F54209E" w14:textId="77777777" w:rsidR="00B20C5B" w:rsidRDefault="00B20C5B" w:rsidP="005C768A">
            <w:pPr>
              <w:rPr>
                <w:b/>
                <w:bCs/>
              </w:rPr>
            </w:pPr>
          </w:p>
          <w:p w14:paraId="65603FDE" w14:textId="77777777" w:rsidR="00B20C5B" w:rsidRDefault="00B20C5B" w:rsidP="005C768A">
            <w:pPr>
              <w:rPr>
                <w:b/>
                <w:bCs/>
              </w:rPr>
            </w:pPr>
          </w:p>
          <w:p w14:paraId="1950A487" w14:textId="29741542" w:rsidR="00B20C5B" w:rsidRDefault="00B20C5B" w:rsidP="005C768A"/>
        </w:tc>
        <w:tc>
          <w:tcPr>
            <w:tcW w:w="7020" w:type="dxa"/>
          </w:tcPr>
          <w:p w14:paraId="5ED6526F" w14:textId="43FC2CA3" w:rsidR="005C768A" w:rsidRDefault="005C768A" w:rsidP="005C768A">
            <w:r>
              <w:t xml:space="preserve">Compare Reply URL, Identifier, and Login URL between </w:t>
            </w:r>
            <w:r w:rsidR="00DB318F">
              <w:t>&lt;&lt;APPLICATION NAME&gt;&gt;</w:t>
            </w:r>
            <w:r>
              <w:t xml:space="preserve"> and Azure AD</w:t>
            </w:r>
          </w:p>
          <w:p w14:paraId="45C48969" w14:textId="5F255A64" w:rsidR="005C768A" w:rsidRPr="00B73DB4" w:rsidRDefault="005C768A" w:rsidP="005C768A">
            <w:r>
              <w:t>View in the SAMLResponse/SAMLRequest that information matches</w:t>
            </w:r>
          </w:p>
        </w:tc>
      </w:tr>
      <w:tr w:rsidR="005C768A" w:rsidRPr="00B73DB4" w14:paraId="5960A778" w14:textId="77777777" w:rsidTr="00660F3B">
        <w:trPr>
          <w:trHeight w:val="319"/>
        </w:trPr>
        <w:tc>
          <w:tcPr>
            <w:tcW w:w="3685" w:type="dxa"/>
          </w:tcPr>
          <w:p w14:paraId="7FD57720" w14:textId="77777777" w:rsidR="005C768A" w:rsidRDefault="005C768A" w:rsidP="005C768A">
            <w:pPr>
              <w:rPr>
                <w:b/>
                <w:bCs/>
              </w:rPr>
            </w:pPr>
            <w:r>
              <w:t>Validate Certificate has not expired</w:t>
            </w:r>
          </w:p>
          <w:p w14:paraId="534C5B01" w14:textId="77777777" w:rsidR="00B20C5B" w:rsidRDefault="00B20C5B" w:rsidP="005C768A">
            <w:pPr>
              <w:rPr>
                <w:b/>
                <w:bCs/>
              </w:rPr>
            </w:pPr>
          </w:p>
          <w:p w14:paraId="2C9DE572" w14:textId="3B47F9F1" w:rsidR="00B20C5B" w:rsidRDefault="00B20C5B" w:rsidP="005C768A"/>
        </w:tc>
        <w:tc>
          <w:tcPr>
            <w:tcW w:w="7020" w:type="dxa"/>
          </w:tcPr>
          <w:p w14:paraId="4078123E" w14:textId="610E8839" w:rsidR="005C768A" w:rsidRPr="00B73DB4" w:rsidRDefault="005C768A" w:rsidP="005C768A">
            <w:r>
              <w:t xml:space="preserve">This is located in both </w:t>
            </w:r>
            <w:r w:rsidR="00DB318F">
              <w:t>&lt;&lt;APPLICATION NAME&gt;&gt;</w:t>
            </w:r>
            <w:r>
              <w:t>’s IdP setting as well in Azure AD’s Admin Portal.  If cert has rolled over, you may have to update cert</w:t>
            </w:r>
          </w:p>
        </w:tc>
      </w:tr>
      <w:tr w:rsidR="005C768A" w:rsidRPr="00B73DB4" w14:paraId="26E3ACB1" w14:textId="77777777" w:rsidTr="00660F3B">
        <w:trPr>
          <w:trHeight w:val="319"/>
        </w:trPr>
        <w:tc>
          <w:tcPr>
            <w:tcW w:w="3685" w:type="dxa"/>
          </w:tcPr>
          <w:p w14:paraId="0BA784C2" w14:textId="77777777" w:rsidR="005C768A" w:rsidRDefault="005C768A" w:rsidP="005C768A">
            <w:pPr>
              <w:rPr>
                <w:b/>
                <w:bCs/>
              </w:rPr>
            </w:pPr>
            <w:r>
              <w:t>Validate claims mapping</w:t>
            </w:r>
          </w:p>
          <w:p w14:paraId="7E11DABA" w14:textId="77777777" w:rsidR="00B20C5B" w:rsidRDefault="00B20C5B" w:rsidP="005C768A">
            <w:pPr>
              <w:rPr>
                <w:b/>
                <w:bCs/>
              </w:rPr>
            </w:pPr>
          </w:p>
          <w:p w14:paraId="5B80BA53" w14:textId="77777777" w:rsidR="00B20C5B" w:rsidRDefault="00B20C5B" w:rsidP="005C768A">
            <w:pPr>
              <w:rPr>
                <w:b/>
                <w:bCs/>
              </w:rPr>
            </w:pPr>
          </w:p>
          <w:p w14:paraId="25A60B9A" w14:textId="0E011B4B" w:rsidR="00B20C5B" w:rsidRDefault="00B20C5B" w:rsidP="005C768A"/>
        </w:tc>
        <w:tc>
          <w:tcPr>
            <w:tcW w:w="7020" w:type="dxa"/>
          </w:tcPr>
          <w:p w14:paraId="6E17ECC8" w14:textId="07A0D0BD" w:rsidR="005C768A" w:rsidRPr="00B73DB4" w:rsidRDefault="005C768A" w:rsidP="005C768A">
            <w:r>
              <w:t xml:space="preserve">Confirm both values match in Azure AD and </w:t>
            </w:r>
            <w:r w:rsidR="00DB318F">
              <w:t>&lt;&lt;APPLICATION NAME&gt;&gt;</w:t>
            </w:r>
            <w:r>
              <w:t xml:space="preserve"> for all claims, especially the primary claim.  This can be viewed in Fiddler under SAMLResponse</w:t>
            </w:r>
          </w:p>
        </w:tc>
      </w:tr>
      <w:tr w:rsidR="005C768A" w:rsidRPr="00B73DB4" w14:paraId="79EAC724" w14:textId="77777777" w:rsidTr="00660F3B">
        <w:trPr>
          <w:trHeight w:val="319"/>
        </w:trPr>
        <w:tc>
          <w:tcPr>
            <w:tcW w:w="3685" w:type="dxa"/>
          </w:tcPr>
          <w:p w14:paraId="5FAFE200" w14:textId="77777777" w:rsidR="005C768A" w:rsidRDefault="005C768A" w:rsidP="005C768A">
            <w:pPr>
              <w:rPr>
                <w:b/>
                <w:bCs/>
              </w:rPr>
            </w:pPr>
            <w:r>
              <w:t>Work with MS to close support ticket</w:t>
            </w:r>
          </w:p>
          <w:p w14:paraId="6FFA9109" w14:textId="77777777" w:rsidR="00B20C5B" w:rsidRDefault="00B20C5B" w:rsidP="005C768A">
            <w:pPr>
              <w:rPr>
                <w:b/>
                <w:bCs/>
              </w:rPr>
            </w:pPr>
          </w:p>
          <w:p w14:paraId="1A3B269D" w14:textId="797DF3B0" w:rsidR="00B20C5B" w:rsidRDefault="00B20C5B" w:rsidP="005C768A"/>
        </w:tc>
        <w:tc>
          <w:tcPr>
            <w:tcW w:w="7020" w:type="dxa"/>
          </w:tcPr>
          <w:p w14:paraId="6A4526B4" w14:textId="7B2DAC0C" w:rsidR="005C768A" w:rsidRPr="00B73DB4" w:rsidRDefault="005C768A" w:rsidP="005C768A">
            <w:r>
              <w:t>If this application is considered high impact, open a Sev 1 ticket against Premier</w:t>
            </w:r>
          </w:p>
        </w:tc>
      </w:tr>
    </w:tbl>
    <w:p w14:paraId="54D7D9F7" w14:textId="77D1C42D" w:rsidR="005C768A" w:rsidRDefault="005C768A" w:rsidP="005C768A"/>
    <w:p w14:paraId="15AA7EA6" w14:textId="77777777" w:rsidR="00ED2928" w:rsidRPr="004138E9" w:rsidRDefault="00ED2928"/>
    <w:p w14:paraId="0D45B65F" w14:textId="77777777" w:rsidR="004165D4" w:rsidRDefault="004165D4" w:rsidP="003A58A1">
      <w:pPr>
        <w:pStyle w:val="Heading2"/>
      </w:pPr>
      <w:bookmarkStart w:id="194" w:name="_Toc502750763"/>
      <w:bookmarkStart w:id="195" w:name="_Toc502924295"/>
      <w:bookmarkStart w:id="196" w:name="_Toc508188834"/>
      <w:r>
        <w:br w:type="page"/>
      </w:r>
    </w:p>
    <w:p w14:paraId="030EA7A9" w14:textId="56C2E12F" w:rsidR="00F32DE0" w:rsidRDefault="00B830F8" w:rsidP="003A58A1">
      <w:pPr>
        <w:pStyle w:val="Heading2"/>
      </w:pPr>
      <w:bookmarkStart w:id="197" w:name="_Toc508610115"/>
      <w:bookmarkStart w:id="198" w:name="_Toc511030900"/>
      <w:r>
        <w:lastRenderedPageBreak/>
        <w:t xml:space="preserve">Helpful </w:t>
      </w:r>
      <w:r w:rsidR="00F32DE0">
        <w:t>Documentation</w:t>
      </w:r>
      <w:bookmarkEnd w:id="194"/>
      <w:bookmarkEnd w:id="195"/>
      <w:bookmarkEnd w:id="196"/>
      <w:bookmarkEnd w:id="197"/>
      <w:bookmarkEnd w:id="198"/>
    </w:p>
    <w:p w14:paraId="585DDDAD" w14:textId="77777777" w:rsidR="00496BA6" w:rsidRPr="007932DB" w:rsidRDefault="00496BA6" w:rsidP="00496BA6">
      <w:pPr>
        <w:rPr>
          <w:b/>
        </w:rPr>
      </w:pPr>
      <w:r w:rsidRPr="007932DB">
        <w:rPr>
          <w:b/>
        </w:rPr>
        <w:t>General</w:t>
      </w:r>
    </w:p>
    <w:p w14:paraId="240E1B3B" w14:textId="77777777" w:rsidR="00496BA6" w:rsidRDefault="00583EAC" w:rsidP="00496BA6">
      <w:hyperlink r:id="rId92" w:history="1">
        <w:r w:rsidR="00496BA6" w:rsidRPr="007932DB">
          <w:rPr>
            <w:rStyle w:val="Hyperlink"/>
          </w:rPr>
          <w:t>Debug SAML-based SSO</w:t>
        </w:r>
      </w:hyperlink>
    </w:p>
    <w:p w14:paraId="4C375E8E" w14:textId="77777777" w:rsidR="00496BA6" w:rsidRDefault="00583EAC" w:rsidP="00496BA6">
      <w:hyperlink r:id="rId93" w:history="1">
        <w:r w:rsidR="00496BA6" w:rsidRPr="007932DB">
          <w:rPr>
            <w:rStyle w:val="Hyperlink"/>
          </w:rPr>
          <w:t>Customizing claim issued in SAML token</w:t>
        </w:r>
      </w:hyperlink>
    </w:p>
    <w:p w14:paraId="0333494D" w14:textId="77777777" w:rsidR="00496BA6" w:rsidRDefault="00583EAC" w:rsidP="00496BA6">
      <w:hyperlink r:id="rId94" w:history="1">
        <w:r w:rsidR="00496BA6" w:rsidRPr="007932DB">
          <w:rPr>
            <w:rStyle w:val="Hyperlink"/>
          </w:rPr>
          <w:t>Single Sign-on SAML protocol</w:t>
        </w:r>
      </w:hyperlink>
    </w:p>
    <w:p w14:paraId="618FCF09" w14:textId="77777777" w:rsidR="00496BA6" w:rsidRDefault="00583EAC" w:rsidP="00496BA6">
      <w:hyperlink r:id="rId95" w:history="1">
        <w:r w:rsidR="00496BA6" w:rsidRPr="007932DB">
          <w:rPr>
            <w:rStyle w:val="Hyperlink"/>
          </w:rPr>
          <w:t>Single Sign-Out SAML protocol</w:t>
        </w:r>
      </w:hyperlink>
    </w:p>
    <w:p w14:paraId="650671B9" w14:textId="77777777" w:rsidR="00496BA6" w:rsidRDefault="00583EAC" w:rsidP="00496BA6">
      <w:hyperlink r:id="rId96" w:history="1">
        <w:r w:rsidR="00496BA6" w:rsidRPr="007932DB">
          <w:rPr>
            <w:rStyle w:val="Hyperlink"/>
          </w:rPr>
          <w:t>Azure AD B2B</w:t>
        </w:r>
      </w:hyperlink>
      <w:r w:rsidR="00496BA6">
        <w:t xml:space="preserve"> (for external users such as partners and vendors)</w:t>
      </w:r>
    </w:p>
    <w:p w14:paraId="4345B4CD" w14:textId="77777777" w:rsidR="00496BA6" w:rsidRDefault="00583EAC" w:rsidP="00496BA6">
      <w:hyperlink r:id="rId97" w:history="1">
        <w:r w:rsidR="00496BA6" w:rsidRPr="007932DB">
          <w:rPr>
            <w:rStyle w:val="Hyperlink"/>
          </w:rPr>
          <w:t>Azure AD Conditional Access</w:t>
        </w:r>
      </w:hyperlink>
    </w:p>
    <w:p w14:paraId="6435FA35" w14:textId="77777777" w:rsidR="00496BA6" w:rsidRDefault="00583EAC" w:rsidP="00496BA6">
      <w:hyperlink r:id="rId98" w:history="1">
        <w:r w:rsidR="00496BA6" w:rsidRPr="007932DB">
          <w:rPr>
            <w:rStyle w:val="Hyperlink"/>
          </w:rPr>
          <w:t>Azure Identity Protection</w:t>
        </w:r>
      </w:hyperlink>
    </w:p>
    <w:p w14:paraId="05CCA603" w14:textId="77777777" w:rsidR="00496BA6" w:rsidRDefault="00583EAC" w:rsidP="00496BA6">
      <w:hyperlink r:id="rId99" w:history="1">
        <w:r w:rsidR="00496BA6" w:rsidRPr="007932DB">
          <w:rPr>
            <w:rStyle w:val="Hyperlink"/>
          </w:rPr>
          <w:t>SSO access</w:t>
        </w:r>
      </w:hyperlink>
    </w:p>
    <w:p w14:paraId="17098401" w14:textId="77777777" w:rsidR="00496BA6" w:rsidRDefault="00583EAC" w:rsidP="00496BA6">
      <w:hyperlink r:id="rId100" w:anchor="mfa-conditional-access-for-saas-applications" w:history="1">
        <w:r w:rsidR="00496BA6" w:rsidRPr="007932DB">
          <w:rPr>
            <w:rStyle w:val="Hyperlink"/>
          </w:rPr>
          <w:t>MFA Conditional Access for SaaS</w:t>
        </w:r>
      </w:hyperlink>
    </w:p>
    <w:p w14:paraId="6319D5B4" w14:textId="77777777" w:rsidR="00496BA6" w:rsidRDefault="00583EAC" w:rsidP="00496BA6">
      <w:hyperlink r:id="rId101" w:history="1">
        <w:r w:rsidR="00496BA6" w:rsidRPr="007932DB">
          <w:rPr>
            <w:rStyle w:val="Hyperlink"/>
          </w:rPr>
          <w:t>Configure Token Lifetimes</w:t>
        </w:r>
      </w:hyperlink>
    </w:p>
    <w:p w14:paraId="71285532" w14:textId="77777777" w:rsidR="00496BA6" w:rsidRPr="0013477D" w:rsidRDefault="00583EAC" w:rsidP="00496BA6">
      <w:hyperlink r:id="rId102" w:history="1">
        <w:r w:rsidR="00496BA6" w:rsidRPr="007932DB">
          <w:rPr>
            <w:rStyle w:val="Hyperlink"/>
          </w:rPr>
          <w:t>Claim mapping for Apps via PowerShell</w:t>
        </w:r>
      </w:hyperlink>
    </w:p>
    <w:p w14:paraId="060D2390" w14:textId="19DDF699" w:rsidR="007932DB" w:rsidRDefault="007932DB" w:rsidP="007932DB">
      <w:pPr>
        <w:rPr>
          <w:b/>
        </w:rPr>
      </w:pPr>
      <w:r w:rsidRPr="0055539E">
        <w:rPr>
          <w:b/>
        </w:rPr>
        <w:t>Application Specific</w:t>
      </w:r>
    </w:p>
    <w:p w14:paraId="33281148" w14:textId="0394397A" w:rsidR="00496BA6" w:rsidRDefault="00DB318F" w:rsidP="007932DB">
      <w:r>
        <w:t>&lt;&lt;APPLICATION NAME&gt;&gt;</w:t>
      </w:r>
      <w:r w:rsidR="0055539E" w:rsidRPr="0055539E">
        <w:t xml:space="preserve"> SSO Tutorial</w:t>
      </w:r>
      <w:r w:rsidR="000B1254">
        <w:t xml:space="preserve">: </w:t>
      </w:r>
      <w:hyperlink r:id="rId103" w:history="1">
        <w:r w:rsidR="00496BA6" w:rsidRPr="0051637A">
          <w:rPr>
            <w:rStyle w:val="Hyperlink"/>
          </w:rPr>
          <w:t>https://docs.microsoft.com/en-us/azure/active-directory/active-directory-saas-</w:t>
        </w:r>
        <w:r>
          <w:rPr>
            <w:rStyle w:val="Hyperlink"/>
          </w:rPr>
          <w:t>&lt;&lt;APPLICATION NAME&gt;&gt;</w:t>
        </w:r>
        <w:r w:rsidR="00496BA6" w:rsidRPr="0051637A">
          <w:rPr>
            <w:rStyle w:val="Hyperlink"/>
          </w:rPr>
          <w:t>-tutorial</w:t>
        </w:r>
      </w:hyperlink>
    </w:p>
    <w:p w14:paraId="61E6C4DA" w14:textId="5526DCA2" w:rsidR="00496BA6" w:rsidRDefault="00DB318F" w:rsidP="007932DB">
      <w:r>
        <w:t>&lt;&lt;APPLICATION NAME&gt;&gt;</w:t>
      </w:r>
      <w:r w:rsidR="00496BA6">
        <w:t xml:space="preserve"> Provisioning Tutorial:</w:t>
      </w:r>
    </w:p>
    <w:p w14:paraId="6623EE33" w14:textId="28F123E2" w:rsidR="000836DB" w:rsidRDefault="00583EAC" w:rsidP="00FE7031">
      <w:hyperlink r:id="rId104" w:history="1">
        <w:r w:rsidR="00496BA6" w:rsidRPr="009B0D60">
          <w:rPr>
            <w:rStyle w:val="Hyperlink"/>
          </w:rPr>
          <w:t>https://docs.microsoft.com/en-us/azure/active-directory/active-directory-saas-</w:t>
        </w:r>
        <w:r w:rsidR="00DB318F">
          <w:rPr>
            <w:rStyle w:val="Hyperlink"/>
          </w:rPr>
          <w:t>&lt;&lt;APPLICATION NAME&gt;&gt;</w:t>
        </w:r>
        <w:r w:rsidR="00496BA6" w:rsidRPr="009B0D60">
          <w:rPr>
            <w:rStyle w:val="Hyperlink"/>
          </w:rPr>
          <w:t>-provisioning-tutorial</w:t>
        </w:r>
      </w:hyperlink>
      <w:bookmarkStart w:id="199" w:name="_Implementation_Steps_and"/>
      <w:bookmarkEnd w:id="199"/>
    </w:p>
    <w:sectPr w:rsidR="000836DB" w:rsidSect="0002302D">
      <w:headerReference w:type="even" r:id="rId105"/>
      <w:headerReference w:type="default" r:id="rId106"/>
      <w:footerReference w:type="even" r:id="rId107"/>
      <w:footerReference w:type="default" r:id="rId108"/>
      <w:headerReference w:type="first" r:id="rId109"/>
      <w:footerReference w:type="first" r:id="rId11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5C38D8" w14:textId="77777777" w:rsidR="009F4908" w:rsidRDefault="009F4908">
      <w:pPr>
        <w:spacing w:after="0" w:line="240" w:lineRule="auto"/>
      </w:pPr>
      <w:r>
        <w:separator/>
      </w:r>
    </w:p>
  </w:endnote>
  <w:endnote w:type="continuationSeparator" w:id="0">
    <w:p w14:paraId="0498813A" w14:textId="77777777" w:rsidR="009F4908" w:rsidRDefault="009F4908">
      <w:pPr>
        <w:spacing w:after="0" w:line="240" w:lineRule="auto"/>
      </w:pPr>
      <w:r>
        <w:continuationSeparator/>
      </w:r>
    </w:p>
  </w:endnote>
  <w:endnote w:type="continuationNotice" w:id="1">
    <w:p w14:paraId="0F57D971" w14:textId="77777777" w:rsidR="009F4908" w:rsidRDefault="009F49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A2EF5" w14:textId="77777777" w:rsidR="00583EAC" w:rsidRDefault="00583E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EC71B" w14:textId="6224A8A5" w:rsidR="00013CA8" w:rsidRDefault="005541FC">
    <w:pPr>
      <w:pStyle w:val="Footer"/>
    </w:pPr>
    <w:r>
      <w:t>Questions or feedback? See something missing or that you want added? Let Microsoft know at http://aka.ms/deploymentplanfeedback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486B0" w14:textId="77777777" w:rsidR="00017F69" w:rsidRDefault="00017F69" w:rsidP="00017F69">
    <w:pPr>
      <w:pStyle w:val="Footer"/>
      <w:rPr>
        <w:b/>
      </w:rPr>
    </w:pPr>
    <w:r>
      <w:t xml:space="preserve">Questions or feedback? </w:t>
    </w:r>
    <w:hyperlink r:id="rId1" w:history="1">
      <w:r w:rsidRPr="00430546">
        <w:rPr>
          <w:rStyle w:val="Hyperlink"/>
        </w:rPr>
        <w:t>https://aka.ms/deploymentplanfeedback</w:t>
      </w:r>
    </w:hyperlink>
  </w:p>
  <w:p w14:paraId="6D9DB930" w14:textId="3B3C3074" w:rsidR="005F1A45" w:rsidRPr="00017F69" w:rsidRDefault="00017F69" w:rsidP="00017F69">
    <w:pPr>
      <w:pStyle w:val="Footer"/>
      <w:rPr>
        <w:color w:val="0563C1" w:themeColor="hyperlink"/>
        <w:u w:val="single"/>
      </w:rPr>
    </w:pPr>
    <w:r w:rsidRPr="00550C9A">
      <w:t xml:space="preserve">Most up to date version can be found at </w:t>
    </w:r>
    <w:r>
      <w:rPr>
        <w:rStyle w:val="Hyperlink"/>
      </w:rPr>
      <w:t>aka.ms/</w:t>
    </w:r>
    <w:hyperlink r:id="rId2" w:history="1">
      <w:r w:rsidRPr="00550C9A">
        <w:rPr>
          <w:rStyle w:val="Hyperlink"/>
        </w:rPr>
        <w:t>deploymentplans</w:t>
      </w:r>
    </w:hyperlink>
    <w:r w:rsidRPr="006854C9">
      <w:t xml:space="preserve">                                                                 </w:t>
    </w:r>
    <w:r w:rsidRPr="00622972">
      <w:t>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648CF2" w14:textId="77777777" w:rsidR="009F4908" w:rsidRDefault="009F4908">
      <w:pPr>
        <w:spacing w:after="0" w:line="240" w:lineRule="auto"/>
      </w:pPr>
      <w:r>
        <w:separator/>
      </w:r>
    </w:p>
  </w:footnote>
  <w:footnote w:type="continuationSeparator" w:id="0">
    <w:p w14:paraId="18C0E1CE" w14:textId="77777777" w:rsidR="009F4908" w:rsidRDefault="009F4908">
      <w:pPr>
        <w:spacing w:after="0" w:line="240" w:lineRule="auto"/>
      </w:pPr>
      <w:r>
        <w:continuationSeparator/>
      </w:r>
    </w:p>
  </w:footnote>
  <w:footnote w:type="continuationNotice" w:id="1">
    <w:p w14:paraId="29BB787B" w14:textId="77777777" w:rsidR="009F4908" w:rsidRDefault="009F49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01A98" w14:textId="77777777" w:rsidR="00583EAC" w:rsidRDefault="00583E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E2180" w14:textId="5048B1C1" w:rsidR="00FD28F9" w:rsidRDefault="00FD28F9" w:rsidP="00DA3E31">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67CED" w14:textId="77777777" w:rsidR="00583EAC" w:rsidRDefault="00583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F2816"/>
    <w:multiLevelType w:val="multilevel"/>
    <w:tmpl w:val="1430C204"/>
    <w:lvl w:ilvl="0">
      <w:start w:val="1"/>
      <w:numFmt w:val="bullet"/>
      <w:lvlText w:val=""/>
      <w:lvlJc w:val="left"/>
      <w:pPr>
        <w:ind w:left="360" w:hanging="360"/>
      </w:pPr>
      <w:rPr>
        <w:rFonts w:ascii="Wingdings" w:hAnsi="Wingdings"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867A4E"/>
    <w:multiLevelType w:val="multilevel"/>
    <w:tmpl w:val="B7C2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754A0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9C1A6E"/>
    <w:multiLevelType w:val="hybridMultilevel"/>
    <w:tmpl w:val="667AE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B36EA0"/>
    <w:multiLevelType w:val="hybridMultilevel"/>
    <w:tmpl w:val="6AFCD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CB61E8"/>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4A9538B"/>
    <w:multiLevelType w:val="hybridMultilevel"/>
    <w:tmpl w:val="6DFC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0"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4B3EA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881FEB"/>
    <w:multiLevelType w:val="multilevel"/>
    <w:tmpl w:val="B4B04844"/>
    <w:lvl w:ilvl="0">
      <w:start w:val="1"/>
      <w:numFmt w:val="bullet"/>
      <w:lvlText w:val=""/>
      <w:lvlJc w:val="left"/>
      <w:pPr>
        <w:ind w:left="360" w:hanging="360"/>
      </w:pPr>
      <w:rPr>
        <w:rFonts w:ascii="Symbol" w:hAnsi="Symbol"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820973"/>
    <w:multiLevelType w:val="hybridMultilevel"/>
    <w:tmpl w:val="6AB8A670"/>
    <w:lvl w:ilvl="0" w:tplc="7CE4B9A0">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5"/>
  </w:num>
  <w:num w:numId="3">
    <w:abstractNumId w:val="12"/>
  </w:num>
  <w:num w:numId="4">
    <w:abstractNumId w:val="16"/>
  </w:num>
  <w:num w:numId="5">
    <w:abstractNumId w:val="3"/>
  </w:num>
  <w:num w:numId="6">
    <w:abstractNumId w:val="37"/>
  </w:num>
  <w:num w:numId="7">
    <w:abstractNumId w:val="1"/>
  </w:num>
  <w:num w:numId="8">
    <w:abstractNumId w:val="18"/>
  </w:num>
  <w:num w:numId="9">
    <w:abstractNumId w:val="0"/>
  </w:num>
  <w:num w:numId="10">
    <w:abstractNumId w:val="36"/>
  </w:num>
  <w:num w:numId="11">
    <w:abstractNumId w:val="46"/>
  </w:num>
  <w:num w:numId="12">
    <w:abstractNumId w:val="23"/>
  </w:num>
  <w:num w:numId="13">
    <w:abstractNumId w:val="10"/>
  </w:num>
  <w:num w:numId="14">
    <w:abstractNumId w:val="39"/>
  </w:num>
  <w:num w:numId="15">
    <w:abstractNumId w:val="7"/>
  </w:num>
  <w:num w:numId="16">
    <w:abstractNumId w:val="14"/>
  </w:num>
  <w:num w:numId="17">
    <w:abstractNumId w:val="4"/>
  </w:num>
  <w:num w:numId="18">
    <w:abstractNumId w:val="34"/>
  </w:num>
  <w:num w:numId="19">
    <w:abstractNumId w:val="38"/>
  </w:num>
  <w:num w:numId="20">
    <w:abstractNumId w:val="40"/>
  </w:num>
  <w:num w:numId="21">
    <w:abstractNumId w:val="6"/>
  </w:num>
  <w:num w:numId="22">
    <w:abstractNumId w:val="33"/>
  </w:num>
  <w:num w:numId="23">
    <w:abstractNumId w:val="26"/>
  </w:num>
  <w:num w:numId="24">
    <w:abstractNumId w:val="13"/>
  </w:num>
  <w:num w:numId="25">
    <w:abstractNumId w:val="43"/>
  </w:num>
  <w:num w:numId="26">
    <w:abstractNumId w:val="48"/>
  </w:num>
  <w:num w:numId="27">
    <w:abstractNumId w:val="28"/>
  </w:num>
  <w:num w:numId="28">
    <w:abstractNumId w:val="19"/>
  </w:num>
  <w:num w:numId="29">
    <w:abstractNumId w:val="47"/>
  </w:num>
  <w:num w:numId="30">
    <w:abstractNumId w:val="31"/>
  </w:num>
  <w:num w:numId="31">
    <w:abstractNumId w:val="44"/>
  </w:num>
  <w:num w:numId="32">
    <w:abstractNumId w:val="42"/>
  </w:num>
  <w:num w:numId="33">
    <w:abstractNumId w:val="35"/>
  </w:num>
  <w:num w:numId="34">
    <w:abstractNumId w:val="5"/>
  </w:num>
  <w:num w:numId="35">
    <w:abstractNumId w:val="45"/>
  </w:num>
  <w:num w:numId="36">
    <w:abstractNumId w:val="29"/>
  </w:num>
  <w:num w:numId="37">
    <w:abstractNumId w:val="30"/>
  </w:num>
  <w:num w:numId="38">
    <w:abstractNumId w:val="9"/>
  </w:num>
  <w:num w:numId="39">
    <w:abstractNumId w:val="11"/>
  </w:num>
  <w:num w:numId="40">
    <w:abstractNumId w:val="8"/>
  </w:num>
  <w:num w:numId="41">
    <w:abstractNumId w:val="24"/>
  </w:num>
  <w:num w:numId="42">
    <w:abstractNumId w:val="15"/>
  </w:num>
  <w:num w:numId="43">
    <w:abstractNumId w:val="41"/>
  </w:num>
  <w:num w:numId="44">
    <w:abstractNumId w:val="27"/>
  </w:num>
  <w:num w:numId="45">
    <w:abstractNumId w:val="32"/>
  </w:num>
  <w:num w:numId="46">
    <w:abstractNumId w:val="17"/>
  </w:num>
  <w:num w:numId="47">
    <w:abstractNumId w:val="22"/>
  </w:num>
  <w:num w:numId="48">
    <w:abstractNumId w:val="20"/>
  </w:num>
  <w:num w:numId="49">
    <w:abstractNumId w:val="21"/>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rbara Selden">
    <w15:presenceInfo w15:providerId="AD" w15:userId="S::baselden@microsoft.com::7d4d2b88-8263-49e0-9256-26411a5f59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48B"/>
    <w:rsid w:val="00000C6B"/>
    <w:rsid w:val="0000147A"/>
    <w:rsid w:val="0000171A"/>
    <w:rsid w:val="000021EC"/>
    <w:rsid w:val="00002F58"/>
    <w:rsid w:val="00003FA5"/>
    <w:rsid w:val="00003FA7"/>
    <w:rsid w:val="000043F3"/>
    <w:rsid w:val="000047ED"/>
    <w:rsid w:val="0000480F"/>
    <w:rsid w:val="00004D21"/>
    <w:rsid w:val="00004F1C"/>
    <w:rsid w:val="000050C8"/>
    <w:rsid w:val="00005F93"/>
    <w:rsid w:val="000060F2"/>
    <w:rsid w:val="0000637C"/>
    <w:rsid w:val="0000720C"/>
    <w:rsid w:val="00007557"/>
    <w:rsid w:val="00007DA8"/>
    <w:rsid w:val="00007FE3"/>
    <w:rsid w:val="00011C93"/>
    <w:rsid w:val="00012586"/>
    <w:rsid w:val="000128BA"/>
    <w:rsid w:val="00012DE8"/>
    <w:rsid w:val="00013518"/>
    <w:rsid w:val="00013CA8"/>
    <w:rsid w:val="000147EB"/>
    <w:rsid w:val="00015E65"/>
    <w:rsid w:val="00016378"/>
    <w:rsid w:val="00017F69"/>
    <w:rsid w:val="00017FE2"/>
    <w:rsid w:val="00020034"/>
    <w:rsid w:val="000202E8"/>
    <w:rsid w:val="00020496"/>
    <w:rsid w:val="000206D0"/>
    <w:rsid w:val="0002158B"/>
    <w:rsid w:val="00021A61"/>
    <w:rsid w:val="00021E3E"/>
    <w:rsid w:val="0002244E"/>
    <w:rsid w:val="00022FC2"/>
    <w:rsid w:val="0002302D"/>
    <w:rsid w:val="00023E5B"/>
    <w:rsid w:val="00023E7D"/>
    <w:rsid w:val="000247EC"/>
    <w:rsid w:val="00024815"/>
    <w:rsid w:val="00025090"/>
    <w:rsid w:val="0002535A"/>
    <w:rsid w:val="00025DCB"/>
    <w:rsid w:val="0002622D"/>
    <w:rsid w:val="000271B1"/>
    <w:rsid w:val="000273C2"/>
    <w:rsid w:val="00027B16"/>
    <w:rsid w:val="00027EAE"/>
    <w:rsid w:val="00030042"/>
    <w:rsid w:val="000303BE"/>
    <w:rsid w:val="000304DC"/>
    <w:rsid w:val="00030BD6"/>
    <w:rsid w:val="00030F17"/>
    <w:rsid w:val="00031049"/>
    <w:rsid w:val="00031E79"/>
    <w:rsid w:val="000321E4"/>
    <w:rsid w:val="0003229C"/>
    <w:rsid w:val="00032700"/>
    <w:rsid w:val="00032909"/>
    <w:rsid w:val="000332C6"/>
    <w:rsid w:val="00033F11"/>
    <w:rsid w:val="000340A7"/>
    <w:rsid w:val="00034384"/>
    <w:rsid w:val="00034DFC"/>
    <w:rsid w:val="00035BBD"/>
    <w:rsid w:val="00036588"/>
    <w:rsid w:val="00036DB2"/>
    <w:rsid w:val="00036F36"/>
    <w:rsid w:val="0003738A"/>
    <w:rsid w:val="00037B24"/>
    <w:rsid w:val="000403A5"/>
    <w:rsid w:val="00040814"/>
    <w:rsid w:val="000425CE"/>
    <w:rsid w:val="0004290A"/>
    <w:rsid w:val="00042BE9"/>
    <w:rsid w:val="00043B79"/>
    <w:rsid w:val="00043EF6"/>
    <w:rsid w:val="000443F3"/>
    <w:rsid w:val="00044AD0"/>
    <w:rsid w:val="000455BC"/>
    <w:rsid w:val="00046344"/>
    <w:rsid w:val="000463EB"/>
    <w:rsid w:val="00046ED1"/>
    <w:rsid w:val="00047565"/>
    <w:rsid w:val="000475A7"/>
    <w:rsid w:val="0005185D"/>
    <w:rsid w:val="000528FF"/>
    <w:rsid w:val="000538E3"/>
    <w:rsid w:val="000541CC"/>
    <w:rsid w:val="0005426D"/>
    <w:rsid w:val="000544AB"/>
    <w:rsid w:val="00054581"/>
    <w:rsid w:val="0005484F"/>
    <w:rsid w:val="00054997"/>
    <w:rsid w:val="00054EA2"/>
    <w:rsid w:val="0005517F"/>
    <w:rsid w:val="000559ED"/>
    <w:rsid w:val="00056024"/>
    <w:rsid w:val="00056037"/>
    <w:rsid w:val="0005674D"/>
    <w:rsid w:val="00056C37"/>
    <w:rsid w:val="00056F25"/>
    <w:rsid w:val="00057555"/>
    <w:rsid w:val="0005788B"/>
    <w:rsid w:val="000603A7"/>
    <w:rsid w:val="00062095"/>
    <w:rsid w:val="00062272"/>
    <w:rsid w:val="00063239"/>
    <w:rsid w:val="000632DB"/>
    <w:rsid w:val="0006355E"/>
    <w:rsid w:val="000637B1"/>
    <w:rsid w:val="00063DB2"/>
    <w:rsid w:val="000657F0"/>
    <w:rsid w:val="000668C1"/>
    <w:rsid w:val="00066930"/>
    <w:rsid w:val="00066966"/>
    <w:rsid w:val="00066D1F"/>
    <w:rsid w:val="00067382"/>
    <w:rsid w:val="000674E8"/>
    <w:rsid w:val="000676A3"/>
    <w:rsid w:val="00070311"/>
    <w:rsid w:val="00070920"/>
    <w:rsid w:val="00070DF3"/>
    <w:rsid w:val="000713FA"/>
    <w:rsid w:val="0007189B"/>
    <w:rsid w:val="00071F91"/>
    <w:rsid w:val="000726DB"/>
    <w:rsid w:val="00072A5E"/>
    <w:rsid w:val="00072D42"/>
    <w:rsid w:val="00072DA0"/>
    <w:rsid w:val="000730B9"/>
    <w:rsid w:val="000736A7"/>
    <w:rsid w:val="00073CFE"/>
    <w:rsid w:val="00074274"/>
    <w:rsid w:val="00074367"/>
    <w:rsid w:val="000756B2"/>
    <w:rsid w:val="000767C1"/>
    <w:rsid w:val="000769A2"/>
    <w:rsid w:val="00076A0C"/>
    <w:rsid w:val="00077C8C"/>
    <w:rsid w:val="00080564"/>
    <w:rsid w:val="0008073B"/>
    <w:rsid w:val="000808DA"/>
    <w:rsid w:val="0008272A"/>
    <w:rsid w:val="000836DB"/>
    <w:rsid w:val="00083C26"/>
    <w:rsid w:val="00084436"/>
    <w:rsid w:val="0008502B"/>
    <w:rsid w:val="000852EA"/>
    <w:rsid w:val="000856C8"/>
    <w:rsid w:val="00085EC2"/>
    <w:rsid w:val="00086B0F"/>
    <w:rsid w:val="0008779E"/>
    <w:rsid w:val="00087CCC"/>
    <w:rsid w:val="00090333"/>
    <w:rsid w:val="00090A69"/>
    <w:rsid w:val="00091084"/>
    <w:rsid w:val="0009159B"/>
    <w:rsid w:val="00091753"/>
    <w:rsid w:val="000922C9"/>
    <w:rsid w:val="00093808"/>
    <w:rsid w:val="00095380"/>
    <w:rsid w:val="00095676"/>
    <w:rsid w:val="0009601B"/>
    <w:rsid w:val="0009683D"/>
    <w:rsid w:val="00096855"/>
    <w:rsid w:val="00096B5A"/>
    <w:rsid w:val="00097FA4"/>
    <w:rsid w:val="000A1384"/>
    <w:rsid w:val="000A1CA2"/>
    <w:rsid w:val="000A1E01"/>
    <w:rsid w:val="000A2D23"/>
    <w:rsid w:val="000A2E0E"/>
    <w:rsid w:val="000A3A58"/>
    <w:rsid w:val="000A4235"/>
    <w:rsid w:val="000A4236"/>
    <w:rsid w:val="000A43E6"/>
    <w:rsid w:val="000A5021"/>
    <w:rsid w:val="000A525E"/>
    <w:rsid w:val="000A5AAA"/>
    <w:rsid w:val="000A6619"/>
    <w:rsid w:val="000A6DE9"/>
    <w:rsid w:val="000A7DC1"/>
    <w:rsid w:val="000B0728"/>
    <w:rsid w:val="000B07CD"/>
    <w:rsid w:val="000B1143"/>
    <w:rsid w:val="000B1254"/>
    <w:rsid w:val="000B1443"/>
    <w:rsid w:val="000B2154"/>
    <w:rsid w:val="000B28F7"/>
    <w:rsid w:val="000B2AA1"/>
    <w:rsid w:val="000B2AE2"/>
    <w:rsid w:val="000B2C16"/>
    <w:rsid w:val="000B3472"/>
    <w:rsid w:val="000B3544"/>
    <w:rsid w:val="000B3B14"/>
    <w:rsid w:val="000B4671"/>
    <w:rsid w:val="000B491B"/>
    <w:rsid w:val="000B498A"/>
    <w:rsid w:val="000B4F85"/>
    <w:rsid w:val="000B519C"/>
    <w:rsid w:val="000B5845"/>
    <w:rsid w:val="000B59DC"/>
    <w:rsid w:val="000B5AA4"/>
    <w:rsid w:val="000B5B9A"/>
    <w:rsid w:val="000B5D48"/>
    <w:rsid w:val="000B69B7"/>
    <w:rsid w:val="000B7A63"/>
    <w:rsid w:val="000B7B4F"/>
    <w:rsid w:val="000B7BF2"/>
    <w:rsid w:val="000C0152"/>
    <w:rsid w:val="000C065F"/>
    <w:rsid w:val="000C0962"/>
    <w:rsid w:val="000C0EF5"/>
    <w:rsid w:val="000C128A"/>
    <w:rsid w:val="000C133C"/>
    <w:rsid w:val="000C17E6"/>
    <w:rsid w:val="000C1A5F"/>
    <w:rsid w:val="000C229D"/>
    <w:rsid w:val="000C2F4D"/>
    <w:rsid w:val="000C3786"/>
    <w:rsid w:val="000C422D"/>
    <w:rsid w:val="000C4248"/>
    <w:rsid w:val="000C487F"/>
    <w:rsid w:val="000C4CEF"/>
    <w:rsid w:val="000C60FA"/>
    <w:rsid w:val="000C6111"/>
    <w:rsid w:val="000C61C5"/>
    <w:rsid w:val="000C6222"/>
    <w:rsid w:val="000C62B4"/>
    <w:rsid w:val="000C663D"/>
    <w:rsid w:val="000C6DC0"/>
    <w:rsid w:val="000C70C1"/>
    <w:rsid w:val="000C7E54"/>
    <w:rsid w:val="000D02FA"/>
    <w:rsid w:val="000D0941"/>
    <w:rsid w:val="000D0E32"/>
    <w:rsid w:val="000D0FC5"/>
    <w:rsid w:val="000D1B3E"/>
    <w:rsid w:val="000D1E49"/>
    <w:rsid w:val="000D24CE"/>
    <w:rsid w:val="000D2CB1"/>
    <w:rsid w:val="000D306D"/>
    <w:rsid w:val="000D3253"/>
    <w:rsid w:val="000D3EC7"/>
    <w:rsid w:val="000D453B"/>
    <w:rsid w:val="000D46FD"/>
    <w:rsid w:val="000D4975"/>
    <w:rsid w:val="000D61A1"/>
    <w:rsid w:val="000D73A0"/>
    <w:rsid w:val="000D7417"/>
    <w:rsid w:val="000D7BD3"/>
    <w:rsid w:val="000D7EC0"/>
    <w:rsid w:val="000D7F54"/>
    <w:rsid w:val="000E0C12"/>
    <w:rsid w:val="000E0C78"/>
    <w:rsid w:val="000E0DA6"/>
    <w:rsid w:val="000E1A4B"/>
    <w:rsid w:val="000E206B"/>
    <w:rsid w:val="000E29B1"/>
    <w:rsid w:val="000E2C78"/>
    <w:rsid w:val="000E3024"/>
    <w:rsid w:val="000E33B1"/>
    <w:rsid w:val="000E3518"/>
    <w:rsid w:val="000E3B19"/>
    <w:rsid w:val="000E4180"/>
    <w:rsid w:val="000E4431"/>
    <w:rsid w:val="000E5284"/>
    <w:rsid w:val="000E5914"/>
    <w:rsid w:val="000E59A6"/>
    <w:rsid w:val="000E6009"/>
    <w:rsid w:val="000E61FC"/>
    <w:rsid w:val="000E639C"/>
    <w:rsid w:val="000E6B63"/>
    <w:rsid w:val="000E721E"/>
    <w:rsid w:val="000E7616"/>
    <w:rsid w:val="000E7CCE"/>
    <w:rsid w:val="000F028E"/>
    <w:rsid w:val="000F0327"/>
    <w:rsid w:val="000F0F2F"/>
    <w:rsid w:val="000F1260"/>
    <w:rsid w:val="000F279E"/>
    <w:rsid w:val="000F31FA"/>
    <w:rsid w:val="000F339C"/>
    <w:rsid w:val="000F354B"/>
    <w:rsid w:val="000F3D8B"/>
    <w:rsid w:val="000F408A"/>
    <w:rsid w:val="000F4A84"/>
    <w:rsid w:val="000F5168"/>
    <w:rsid w:val="000F5F6F"/>
    <w:rsid w:val="000F6309"/>
    <w:rsid w:val="000F6657"/>
    <w:rsid w:val="000F6711"/>
    <w:rsid w:val="000F6716"/>
    <w:rsid w:val="000F7259"/>
    <w:rsid w:val="00100033"/>
    <w:rsid w:val="00100283"/>
    <w:rsid w:val="001010B2"/>
    <w:rsid w:val="001010D3"/>
    <w:rsid w:val="00101F6D"/>
    <w:rsid w:val="00102817"/>
    <w:rsid w:val="001029C2"/>
    <w:rsid w:val="00102F29"/>
    <w:rsid w:val="00103AB2"/>
    <w:rsid w:val="00104A0D"/>
    <w:rsid w:val="0010535A"/>
    <w:rsid w:val="00105498"/>
    <w:rsid w:val="00105B19"/>
    <w:rsid w:val="00105F2C"/>
    <w:rsid w:val="0010642A"/>
    <w:rsid w:val="00106EC8"/>
    <w:rsid w:val="00107908"/>
    <w:rsid w:val="00107A4F"/>
    <w:rsid w:val="00107F99"/>
    <w:rsid w:val="00110B5E"/>
    <w:rsid w:val="00110FE4"/>
    <w:rsid w:val="001110AE"/>
    <w:rsid w:val="0011181E"/>
    <w:rsid w:val="00111CF6"/>
    <w:rsid w:val="00112151"/>
    <w:rsid w:val="00112544"/>
    <w:rsid w:val="00113204"/>
    <w:rsid w:val="00113510"/>
    <w:rsid w:val="00113AEB"/>
    <w:rsid w:val="001150F3"/>
    <w:rsid w:val="001159DA"/>
    <w:rsid w:val="001162BA"/>
    <w:rsid w:val="00116A0A"/>
    <w:rsid w:val="00116CA6"/>
    <w:rsid w:val="00117B27"/>
    <w:rsid w:val="00117F0B"/>
    <w:rsid w:val="00120073"/>
    <w:rsid w:val="00120287"/>
    <w:rsid w:val="0012050F"/>
    <w:rsid w:val="00120529"/>
    <w:rsid w:val="0012055B"/>
    <w:rsid w:val="001218EE"/>
    <w:rsid w:val="00121B43"/>
    <w:rsid w:val="00121EB3"/>
    <w:rsid w:val="001220FD"/>
    <w:rsid w:val="00123506"/>
    <w:rsid w:val="00123699"/>
    <w:rsid w:val="0012393F"/>
    <w:rsid w:val="001241E8"/>
    <w:rsid w:val="00124CA7"/>
    <w:rsid w:val="00125429"/>
    <w:rsid w:val="00125459"/>
    <w:rsid w:val="0012597C"/>
    <w:rsid w:val="00125BF4"/>
    <w:rsid w:val="00126B06"/>
    <w:rsid w:val="00126CDE"/>
    <w:rsid w:val="0012793C"/>
    <w:rsid w:val="00127DBC"/>
    <w:rsid w:val="001300BD"/>
    <w:rsid w:val="00130517"/>
    <w:rsid w:val="00130810"/>
    <w:rsid w:val="00132070"/>
    <w:rsid w:val="001322B1"/>
    <w:rsid w:val="00132775"/>
    <w:rsid w:val="00134365"/>
    <w:rsid w:val="0013477D"/>
    <w:rsid w:val="00134F8F"/>
    <w:rsid w:val="00135BC8"/>
    <w:rsid w:val="00135C4D"/>
    <w:rsid w:val="00135C99"/>
    <w:rsid w:val="00136A4E"/>
    <w:rsid w:val="0013759F"/>
    <w:rsid w:val="00137A92"/>
    <w:rsid w:val="0014005E"/>
    <w:rsid w:val="00141807"/>
    <w:rsid w:val="00141DC6"/>
    <w:rsid w:val="00142229"/>
    <w:rsid w:val="001424BB"/>
    <w:rsid w:val="001428F4"/>
    <w:rsid w:val="001435A6"/>
    <w:rsid w:val="001438CC"/>
    <w:rsid w:val="00143AF6"/>
    <w:rsid w:val="00144192"/>
    <w:rsid w:val="001441F4"/>
    <w:rsid w:val="001448E0"/>
    <w:rsid w:val="0014493F"/>
    <w:rsid w:val="00144BCD"/>
    <w:rsid w:val="00144CF3"/>
    <w:rsid w:val="001457E7"/>
    <w:rsid w:val="001460C1"/>
    <w:rsid w:val="00146D24"/>
    <w:rsid w:val="0014713B"/>
    <w:rsid w:val="00147243"/>
    <w:rsid w:val="00147553"/>
    <w:rsid w:val="00147609"/>
    <w:rsid w:val="0015187A"/>
    <w:rsid w:val="00151981"/>
    <w:rsid w:val="001520C9"/>
    <w:rsid w:val="00152391"/>
    <w:rsid w:val="00152999"/>
    <w:rsid w:val="00152B33"/>
    <w:rsid w:val="00152EBE"/>
    <w:rsid w:val="00153AA2"/>
    <w:rsid w:val="00153B00"/>
    <w:rsid w:val="0015469D"/>
    <w:rsid w:val="0015512F"/>
    <w:rsid w:val="001554A2"/>
    <w:rsid w:val="00155884"/>
    <w:rsid w:val="00155DB2"/>
    <w:rsid w:val="001561FB"/>
    <w:rsid w:val="001564FF"/>
    <w:rsid w:val="00156F6E"/>
    <w:rsid w:val="0015718E"/>
    <w:rsid w:val="001575C6"/>
    <w:rsid w:val="00157784"/>
    <w:rsid w:val="00157C49"/>
    <w:rsid w:val="00157E3E"/>
    <w:rsid w:val="0016009F"/>
    <w:rsid w:val="00160776"/>
    <w:rsid w:val="00160A81"/>
    <w:rsid w:val="00161125"/>
    <w:rsid w:val="00162637"/>
    <w:rsid w:val="0016322C"/>
    <w:rsid w:val="00163A38"/>
    <w:rsid w:val="001644B7"/>
    <w:rsid w:val="001645E9"/>
    <w:rsid w:val="00164B33"/>
    <w:rsid w:val="00164FB9"/>
    <w:rsid w:val="001658D3"/>
    <w:rsid w:val="001666AE"/>
    <w:rsid w:val="00166D6B"/>
    <w:rsid w:val="001679B4"/>
    <w:rsid w:val="00170220"/>
    <w:rsid w:val="001704AC"/>
    <w:rsid w:val="00170D7C"/>
    <w:rsid w:val="00171943"/>
    <w:rsid w:val="00171A0B"/>
    <w:rsid w:val="00171C6C"/>
    <w:rsid w:val="00172070"/>
    <w:rsid w:val="001720F3"/>
    <w:rsid w:val="001722A1"/>
    <w:rsid w:val="0017237E"/>
    <w:rsid w:val="00172596"/>
    <w:rsid w:val="00172627"/>
    <w:rsid w:val="00174037"/>
    <w:rsid w:val="00174261"/>
    <w:rsid w:val="00174E9A"/>
    <w:rsid w:val="001753AA"/>
    <w:rsid w:val="00175825"/>
    <w:rsid w:val="00176321"/>
    <w:rsid w:val="00176ECE"/>
    <w:rsid w:val="001774A6"/>
    <w:rsid w:val="00177F3A"/>
    <w:rsid w:val="00180A30"/>
    <w:rsid w:val="0018143C"/>
    <w:rsid w:val="001814D6"/>
    <w:rsid w:val="00181683"/>
    <w:rsid w:val="0018178C"/>
    <w:rsid w:val="00181E6F"/>
    <w:rsid w:val="00182026"/>
    <w:rsid w:val="001834E4"/>
    <w:rsid w:val="001836AF"/>
    <w:rsid w:val="00184055"/>
    <w:rsid w:val="00184148"/>
    <w:rsid w:val="00184241"/>
    <w:rsid w:val="0018453F"/>
    <w:rsid w:val="00185398"/>
    <w:rsid w:val="00185CBB"/>
    <w:rsid w:val="00185FDD"/>
    <w:rsid w:val="00186254"/>
    <w:rsid w:val="001865EC"/>
    <w:rsid w:val="00186686"/>
    <w:rsid w:val="0018669F"/>
    <w:rsid w:val="00187080"/>
    <w:rsid w:val="00187632"/>
    <w:rsid w:val="00187921"/>
    <w:rsid w:val="00187E5B"/>
    <w:rsid w:val="0019091E"/>
    <w:rsid w:val="00190C4D"/>
    <w:rsid w:val="00190CDE"/>
    <w:rsid w:val="00191614"/>
    <w:rsid w:val="00191ABB"/>
    <w:rsid w:val="00192225"/>
    <w:rsid w:val="00192AD3"/>
    <w:rsid w:val="00193263"/>
    <w:rsid w:val="00193D4F"/>
    <w:rsid w:val="001950C3"/>
    <w:rsid w:val="001956E9"/>
    <w:rsid w:val="001957BC"/>
    <w:rsid w:val="00196470"/>
    <w:rsid w:val="001965EE"/>
    <w:rsid w:val="001970F2"/>
    <w:rsid w:val="001972A6"/>
    <w:rsid w:val="00197D8A"/>
    <w:rsid w:val="001A0664"/>
    <w:rsid w:val="001A0859"/>
    <w:rsid w:val="001A0A3B"/>
    <w:rsid w:val="001A22C8"/>
    <w:rsid w:val="001A254D"/>
    <w:rsid w:val="001A3043"/>
    <w:rsid w:val="001A42A9"/>
    <w:rsid w:val="001A4456"/>
    <w:rsid w:val="001A44D3"/>
    <w:rsid w:val="001A487F"/>
    <w:rsid w:val="001A5832"/>
    <w:rsid w:val="001A5932"/>
    <w:rsid w:val="001A64F7"/>
    <w:rsid w:val="001A65CD"/>
    <w:rsid w:val="001A6AAE"/>
    <w:rsid w:val="001A71FC"/>
    <w:rsid w:val="001B22FE"/>
    <w:rsid w:val="001B38E5"/>
    <w:rsid w:val="001B3A3D"/>
    <w:rsid w:val="001B3A44"/>
    <w:rsid w:val="001B3AD3"/>
    <w:rsid w:val="001B3E3F"/>
    <w:rsid w:val="001B45E7"/>
    <w:rsid w:val="001B48BD"/>
    <w:rsid w:val="001B4BD4"/>
    <w:rsid w:val="001B4FF5"/>
    <w:rsid w:val="001B51CE"/>
    <w:rsid w:val="001B6093"/>
    <w:rsid w:val="001B6112"/>
    <w:rsid w:val="001B6348"/>
    <w:rsid w:val="001B6A6D"/>
    <w:rsid w:val="001B6E65"/>
    <w:rsid w:val="001B7A73"/>
    <w:rsid w:val="001B7BA9"/>
    <w:rsid w:val="001B7D69"/>
    <w:rsid w:val="001C0062"/>
    <w:rsid w:val="001C016C"/>
    <w:rsid w:val="001C01DB"/>
    <w:rsid w:val="001C0A14"/>
    <w:rsid w:val="001C1D11"/>
    <w:rsid w:val="001C1FBE"/>
    <w:rsid w:val="001C2771"/>
    <w:rsid w:val="001C29B2"/>
    <w:rsid w:val="001C29D9"/>
    <w:rsid w:val="001C2C5B"/>
    <w:rsid w:val="001C3668"/>
    <w:rsid w:val="001C3AC1"/>
    <w:rsid w:val="001C4040"/>
    <w:rsid w:val="001C473F"/>
    <w:rsid w:val="001C4D0A"/>
    <w:rsid w:val="001C5935"/>
    <w:rsid w:val="001C5B05"/>
    <w:rsid w:val="001C5C96"/>
    <w:rsid w:val="001C694E"/>
    <w:rsid w:val="001C7E24"/>
    <w:rsid w:val="001D0B6C"/>
    <w:rsid w:val="001D136B"/>
    <w:rsid w:val="001D1F09"/>
    <w:rsid w:val="001D237B"/>
    <w:rsid w:val="001D2646"/>
    <w:rsid w:val="001D2DA6"/>
    <w:rsid w:val="001D3ABC"/>
    <w:rsid w:val="001D4428"/>
    <w:rsid w:val="001D4E02"/>
    <w:rsid w:val="001D4E6F"/>
    <w:rsid w:val="001D4EB1"/>
    <w:rsid w:val="001D4F7C"/>
    <w:rsid w:val="001D50C3"/>
    <w:rsid w:val="001D5212"/>
    <w:rsid w:val="001D6471"/>
    <w:rsid w:val="001D69B7"/>
    <w:rsid w:val="001D701F"/>
    <w:rsid w:val="001D7DD4"/>
    <w:rsid w:val="001D7F65"/>
    <w:rsid w:val="001E0188"/>
    <w:rsid w:val="001E0269"/>
    <w:rsid w:val="001E09A4"/>
    <w:rsid w:val="001E0A4D"/>
    <w:rsid w:val="001E0ABE"/>
    <w:rsid w:val="001E0B44"/>
    <w:rsid w:val="001E15AF"/>
    <w:rsid w:val="001E1934"/>
    <w:rsid w:val="001E1BC3"/>
    <w:rsid w:val="001E1C10"/>
    <w:rsid w:val="001E302D"/>
    <w:rsid w:val="001E32D7"/>
    <w:rsid w:val="001E35B6"/>
    <w:rsid w:val="001E37CF"/>
    <w:rsid w:val="001E38D4"/>
    <w:rsid w:val="001E3AA3"/>
    <w:rsid w:val="001E3FCE"/>
    <w:rsid w:val="001E445F"/>
    <w:rsid w:val="001E478F"/>
    <w:rsid w:val="001E4C3F"/>
    <w:rsid w:val="001E5574"/>
    <w:rsid w:val="001E595E"/>
    <w:rsid w:val="001E5D5A"/>
    <w:rsid w:val="001E5EA8"/>
    <w:rsid w:val="001E62F0"/>
    <w:rsid w:val="001E65ED"/>
    <w:rsid w:val="001E68C8"/>
    <w:rsid w:val="001E68D4"/>
    <w:rsid w:val="001E6942"/>
    <w:rsid w:val="001E7ABB"/>
    <w:rsid w:val="001F0272"/>
    <w:rsid w:val="001F07A4"/>
    <w:rsid w:val="001F0BBB"/>
    <w:rsid w:val="001F1C5D"/>
    <w:rsid w:val="001F1E99"/>
    <w:rsid w:val="001F3B85"/>
    <w:rsid w:val="001F3F65"/>
    <w:rsid w:val="001F4EAD"/>
    <w:rsid w:val="001F5912"/>
    <w:rsid w:val="001F59A8"/>
    <w:rsid w:val="001F5C1C"/>
    <w:rsid w:val="001F5DBE"/>
    <w:rsid w:val="001F6803"/>
    <w:rsid w:val="001F6B04"/>
    <w:rsid w:val="001F79F2"/>
    <w:rsid w:val="002000D3"/>
    <w:rsid w:val="00200743"/>
    <w:rsid w:val="0020090C"/>
    <w:rsid w:val="00200B1D"/>
    <w:rsid w:val="00201388"/>
    <w:rsid w:val="00201DE7"/>
    <w:rsid w:val="002033AB"/>
    <w:rsid w:val="0020364B"/>
    <w:rsid w:val="002042E3"/>
    <w:rsid w:val="00204636"/>
    <w:rsid w:val="00204885"/>
    <w:rsid w:val="00204BE6"/>
    <w:rsid w:val="002050FB"/>
    <w:rsid w:val="002051E5"/>
    <w:rsid w:val="0020531B"/>
    <w:rsid w:val="00205FBE"/>
    <w:rsid w:val="00206320"/>
    <w:rsid w:val="0020644D"/>
    <w:rsid w:val="00206AC3"/>
    <w:rsid w:val="00206B5C"/>
    <w:rsid w:val="00206FA5"/>
    <w:rsid w:val="002072FF"/>
    <w:rsid w:val="00207CBD"/>
    <w:rsid w:val="0021009A"/>
    <w:rsid w:val="002107F2"/>
    <w:rsid w:val="002109B1"/>
    <w:rsid w:val="00210B8A"/>
    <w:rsid w:val="002116FA"/>
    <w:rsid w:val="00211D10"/>
    <w:rsid w:val="00212690"/>
    <w:rsid w:val="00212859"/>
    <w:rsid w:val="00212A20"/>
    <w:rsid w:val="0021399C"/>
    <w:rsid w:val="00214291"/>
    <w:rsid w:val="0021474F"/>
    <w:rsid w:val="0021482C"/>
    <w:rsid w:val="00214C3C"/>
    <w:rsid w:val="00214D15"/>
    <w:rsid w:val="00214F72"/>
    <w:rsid w:val="00215A5C"/>
    <w:rsid w:val="00215B48"/>
    <w:rsid w:val="00215BE7"/>
    <w:rsid w:val="00216626"/>
    <w:rsid w:val="00216B19"/>
    <w:rsid w:val="002178D4"/>
    <w:rsid w:val="00217998"/>
    <w:rsid w:val="00220005"/>
    <w:rsid w:val="002202FC"/>
    <w:rsid w:val="0022047D"/>
    <w:rsid w:val="00220619"/>
    <w:rsid w:val="00220DDA"/>
    <w:rsid w:val="002212F1"/>
    <w:rsid w:val="002216FA"/>
    <w:rsid w:val="00222591"/>
    <w:rsid w:val="00222608"/>
    <w:rsid w:val="00222A44"/>
    <w:rsid w:val="0022317B"/>
    <w:rsid w:val="0022382E"/>
    <w:rsid w:val="00223910"/>
    <w:rsid w:val="00223917"/>
    <w:rsid w:val="00224268"/>
    <w:rsid w:val="002248D3"/>
    <w:rsid w:val="00224AA9"/>
    <w:rsid w:val="00224B44"/>
    <w:rsid w:val="00224E7C"/>
    <w:rsid w:val="00224F66"/>
    <w:rsid w:val="00225137"/>
    <w:rsid w:val="00226450"/>
    <w:rsid w:val="00226BBF"/>
    <w:rsid w:val="00226F7E"/>
    <w:rsid w:val="002273A9"/>
    <w:rsid w:val="002279F6"/>
    <w:rsid w:val="00227BBA"/>
    <w:rsid w:val="00230005"/>
    <w:rsid w:val="00230500"/>
    <w:rsid w:val="0023099F"/>
    <w:rsid w:val="00230E07"/>
    <w:rsid w:val="00231FAF"/>
    <w:rsid w:val="00232603"/>
    <w:rsid w:val="00232906"/>
    <w:rsid w:val="00233859"/>
    <w:rsid w:val="002341DB"/>
    <w:rsid w:val="002346FD"/>
    <w:rsid w:val="00234C09"/>
    <w:rsid w:val="00235354"/>
    <w:rsid w:val="0023596A"/>
    <w:rsid w:val="00235C6F"/>
    <w:rsid w:val="00235D1A"/>
    <w:rsid w:val="00235F1B"/>
    <w:rsid w:val="00235F23"/>
    <w:rsid w:val="00235FF9"/>
    <w:rsid w:val="0023610F"/>
    <w:rsid w:val="00236182"/>
    <w:rsid w:val="0023627E"/>
    <w:rsid w:val="002362B3"/>
    <w:rsid w:val="002379FD"/>
    <w:rsid w:val="00237AEE"/>
    <w:rsid w:val="00240110"/>
    <w:rsid w:val="00240358"/>
    <w:rsid w:val="0024048C"/>
    <w:rsid w:val="00240628"/>
    <w:rsid w:val="00240769"/>
    <w:rsid w:val="002407EE"/>
    <w:rsid w:val="00240CD2"/>
    <w:rsid w:val="00240D16"/>
    <w:rsid w:val="0024107E"/>
    <w:rsid w:val="00241A36"/>
    <w:rsid w:val="00241A6A"/>
    <w:rsid w:val="0024258F"/>
    <w:rsid w:val="00242638"/>
    <w:rsid w:val="00242D8A"/>
    <w:rsid w:val="0024392F"/>
    <w:rsid w:val="00243FDF"/>
    <w:rsid w:val="00244493"/>
    <w:rsid w:val="00244C8B"/>
    <w:rsid w:val="00245224"/>
    <w:rsid w:val="00245273"/>
    <w:rsid w:val="00245346"/>
    <w:rsid w:val="00245838"/>
    <w:rsid w:val="00247C04"/>
    <w:rsid w:val="00250005"/>
    <w:rsid w:val="00250F1F"/>
    <w:rsid w:val="00251859"/>
    <w:rsid w:val="002518B9"/>
    <w:rsid w:val="00252525"/>
    <w:rsid w:val="00253562"/>
    <w:rsid w:val="002536BC"/>
    <w:rsid w:val="00253A16"/>
    <w:rsid w:val="00253BF1"/>
    <w:rsid w:val="00253C3E"/>
    <w:rsid w:val="002545D6"/>
    <w:rsid w:val="00254D75"/>
    <w:rsid w:val="002552E0"/>
    <w:rsid w:val="00255860"/>
    <w:rsid w:val="00255A3E"/>
    <w:rsid w:val="002566F5"/>
    <w:rsid w:val="00256B57"/>
    <w:rsid w:val="00256CAF"/>
    <w:rsid w:val="0025753C"/>
    <w:rsid w:val="00257B10"/>
    <w:rsid w:val="00257C60"/>
    <w:rsid w:val="00260693"/>
    <w:rsid w:val="00260E94"/>
    <w:rsid w:val="00261A5D"/>
    <w:rsid w:val="00262239"/>
    <w:rsid w:val="0026282E"/>
    <w:rsid w:val="00262B83"/>
    <w:rsid w:val="00262FAC"/>
    <w:rsid w:val="0026314F"/>
    <w:rsid w:val="00263528"/>
    <w:rsid w:val="002636EF"/>
    <w:rsid w:val="00263BD0"/>
    <w:rsid w:val="0026448A"/>
    <w:rsid w:val="00264653"/>
    <w:rsid w:val="00264917"/>
    <w:rsid w:val="00265E80"/>
    <w:rsid w:val="00267D4F"/>
    <w:rsid w:val="0027064D"/>
    <w:rsid w:val="0027072F"/>
    <w:rsid w:val="00270B79"/>
    <w:rsid w:val="00271140"/>
    <w:rsid w:val="0027277B"/>
    <w:rsid w:val="00272AAC"/>
    <w:rsid w:val="00272FA0"/>
    <w:rsid w:val="0027306C"/>
    <w:rsid w:val="00273470"/>
    <w:rsid w:val="00273E7E"/>
    <w:rsid w:val="0027580A"/>
    <w:rsid w:val="00276213"/>
    <w:rsid w:val="002805B0"/>
    <w:rsid w:val="002810A7"/>
    <w:rsid w:val="00281984"/>
    <w:rsid w:val="00281AE0"/>
    <w:rsid w:val="00281AE8"/>
    <w:rsid w:val="00281BF2"/>
    <w:rsid w:val="002827EC"/>
    <w:rsid w:val="00282B49"/>
    <w:rsid w:val="00282F7E"/>
    <w:rsid w:val="00283E15"/>
    <w:rsid w:val="00284201"/>
    <w:rsid w:val="00284B0B"/>
    <w:rsid w:val="00285977"/>
    <w:rsid w:val="002864AB"/>
    <w:rsid w:val="00286652"/>
    <w:rsid w:val="002873DA"/>
    <w:rsid w:val="002900A4"/>
    <w:rsid w:val="002905A7"/>
    <w:rsid w:val="00290EB1"/>
    <w:rsid w:val="002919D8"/>
    <w:rsid w:val="00291E4C"/>
    <w:rsid w:val="00291FF8"/>
    <w:rsid w:val="0029267F"/>
    <w:rsid w:val="002936BC"/>
    <w:rsid w:val="002938E3"/>
    <w:rsid w:val="002941D1"/>
    <w:rsid w:val="0029448F"/>
    <w:rsid w:val="002944AA"/>
    <w:rsid w:val="002946F9"/>
    <w:rsid w:val="0029497F"/>
    <w:rsid w:val="00295B3A"/>
    <w:rsid w:val="002970CB"/>
    <w:rsid w:val="0029726E"/>
    <w:rsid w:val="002973BF"/>
    <w:rsid w:val="00297514"/>
    <w:rsid w:val="00297594"/>
    <w:rsid w:val="002976A9"/>
    <w:rsid w:val="00297A99"/>
    <w:rsid w:val="00297C7C"/>
    <w:rsid w:val="002A04CA"/>
    <w:rsid w:val="002A0C8D"/>
    <w:rsid w:val="002A0E64"/>
    <w:rsid w:val="002A115E"/>
    <w:rsid w:val="002A16E4"/>
    <w:rsid w:val="002A1B37"/>
    <w:rsid w:val="002A1ED8"/>
    <w:rsid w:val="002A3840"/>
    <w:rsid w:val="002A403E"/>
    <w:rsid w:val="002A47D2"/>
    <w:rsid w:val="002A4915"/>
    <w:rsid w:val="002A4AAD"/>
    <w:rsid w:val="002A4FD7"/>
    <w:rsid w:val="002A5917"/>
    <w:rsid w:val="002A5A68"/>
    <w:rsid w:val="002A5BC0"/>
    <w:rsid w:val="002A6657"/>
    <w:rsid w:val="002A6D0C"/>
    <w:rsid w:val="002A7999"/>
    <w:rsid w:val="002A7C8E"/>
    <w:rsid w:val="002B073E"/>
    <w:rsid w:val="002B0C06"/>
    <w:rsid w:val="002B16BC"/>
    <w:rsid w:val="002B1CEC"/>
    <w:rsid w:val="002B2084"/>
    <w:rsid w:val="002B32ED"/>
    <w:rsid w:val="002B4486"/>
    <w:rsid w:val="002B4BA9"/>
    <w:rsid w:val="002B4BF5"/>
    <w:rsid w:val="002B582C"/>
    <w:rsid w:val="002B5A8A"/>
    <w:rsid w:val="002B740A"/>
    <w:rsid w:val="002B78D2"/>
    <w:rsid w:val="002B7CF5"/>
    <w:rsid w:val="002C00D4"/>
    <w:rsid w:val="002C018B"/>
    <w:rsid w:val="002C035C"/>
    <w:rsid w:val="002C0DBF"/>
    <w:rsid w:val="002C37DF"/>
    <w:rsid w:val="002C3F90"/>
    <w:rsid w:val="002C402F"/>
    <w:rsid w:val="002C442E"/>
    <w:rsid w:val="002C450B"/>
    <w:rsid w:val="002C4888"/>
    <w:rsid w:val="002C4B64"/>
    <w:rsid w:val="002C4BF1"/>
    <w:rsid w:val="002C5082"/>
    <w:rsid w:val="002C55A9"/>
    <w:rsid w:val="002C5A9D"/>
    <w:rsid w:val="002C5F6C"/>
    <w:rsid w:val="002C6A6E"/>
    <w:rsid w:val="002C6C8D"/>
    <w:rsid w:val="002C7947"/>
    <w:rsid w:val="002C7A0E"/>
    <w:rsid w:val="002C7B5D"/>
    <w:rsid w:val="002C7C87"/>
    <w:rsid w:val="002D058E"/>
    <w:rsid w:val="002D0ECB"/>
    <w:rsid w:val="002D192E"/>
    <w:rsid w:val="002D1FAA"/>
    <w:rsid w:val="002D260F"/>
    <w:rsid w:val="002D26BE"/>
    <w:rsid w:val="002D4934"/>
    <w:rsid w:val="002D49C8"/>
    <w:rsid w:val="002D5108"/>
    <w:rsid w:val="002D5B81"/>
    <w:rsid w:val="002D5D05"/>
    <w:rsid w:val="002D69FD"/>
    <w:rsid w:val="002D724E"/>
    <w:rsid w:val="002D751B"/>
    <w:rsid w:val="002D7685"/>
    <w:rsid w:val="002E00A5"/>
    <w:rsid w:val="002E1412"/>
    <w:rsid w:val="002E1A15"/>
    <w:rsid w:val="002E1C5D"/>
    <w:rsid w:val="002E1FD5"/>
    <w:rsid w:val="002E24E3"/>
    <w:rsid w:val="002E2BBF"/>
    <w:rsid w:val="002E3299"/>
    <w:rsid w:val="002E3F34"/>
    <w:rsid w:val="002E4145"/>
    <w:rsid w:val="002E41AC"/>
    <w:rsid w:val="002E45F6"/>
    <w:rsid w:val="002E4643"/>
    <w:rsid w:val="002E465E"/>
    <w:rsid w:val="002E4683"/>
    <w:rsid w:val="002E497D"/>
    <w:rsid w:val="002E57B4"/>
    <w:rsid w:val="002E57C9"/>
    <w:rsid w:val="002E5B81"/>
    <w:rsid w:val="002E5C3C"/>
    <w:rsid w:val="002E61A7"/>
    <w:rsid w:val="002E6278"/>
    <w:rsid w:val="002E6350"/>
    <w:rsid w:val="002E6808"/>
    <w:rsid w:val="002E69F7"/>
    <w:rsid w:val="002E75EF"/>
    <w:rsid w:val="002E783A"/>
    <w:rsid w:val="002E7879"/>
    <w:rsid w:val="002E7A95"/>
    <w:rsid w:val="002E7B25"/>
    <w:rsid w:val="002E7EEB"/>
    <w:rsid w:val="002F0628"/>
    <w:rsid w:val="002F0DB4"/>
    <w:rsid w:val="002F11C6"/>
    <w:rsid w:val="002F133C"/>
    <w:rsid w:val="002F1D4B"/>
    <w:rsid w:val="002F1D9F"/>
    <w:rsid w:val="002F2209"/>
    <w:rsid w:val="002F256A"/>
    <w:rsid w:val="002F29E9"/>
    <w:rsid w:val="002F48CC"/>
    <w:rsid w:val="002F49F2"/>
    <w:rsid w:val="002F5626"/>
    <w:rsid w:val="002F5C2D"/>
    <w:rsid w:val="002F5E21"/>
    <w:rsid w:val="002F6130"/>
    <w:rsid w:val="002F6500"/>
    <w:rsid w:val="002F678B"/>
    <w:rsid w:val="002F7271"/>
    <w:rsid w:val="002F7642"/>
    <w:rsid w:val="0030066A"/>
    <w:rsid w:val="003012F3"/>
    <w:rsid w:val="0030188B"/>
    <w:rsid w:val="00301C50"/>
    <w:rsid w:val="00301E2D"/>
    <w:rsid w:val="003028EA"/>
    <w:rsid w:val="00302A1F"/>
    <w:rsid w:val="00302E39"/>
    <w:rsid w:val="0030379C"/>
    <w:rsid w:val="003042F1"/>
    <w:rsid w:val="00304A2E"/>
    <w:rsid w:val="00305357"/>
    <w:rsid w:val="00305A65"/>
    <w:rsid w:val="00306428"/>
    <w:rsid w:val="003064FF"/>
    <w:rsid w:val="00306AC8"/>
    <w:rsid w:val="00306F12"/>
    <w:rsid w:val="00307268"/>
    <w:rsid w:val="003073DD"/>
    <w:rsid w:val="00307CFF"/>
    <w:rsid w:val="003113CB"/>
    <w:rsid w:val="003113E5"/>
    <w:rsid w:val="00311D55"/>
    <w:rsid w:val="00313658"/>
    <w:rsid w:val="0031382F"/>
    <w:rsid w:val="00313860"/>
    <w:rsid w:val="0031479C"/>
    <w:rsid w:val="00315314"/>
    <w:rsid w:val="003156FB"/>
    <w:rsid w:val="00315D8C"/>
    <w:rsid w:val="003160F2"/>
    <w:rsid w:val="0031683E"/>
    <w:rsid w:val="00316D1D"/>
    <w:rsid w:val="00316D81"/>
    <w:rsid w:val="00316DE0"/>
    <w:rsid w:val="0031753D"/>
    <w:rsid w:val="0032047C"/>
    <w:rsid w:val="00321BFC"/>
    <w:rsid w:val="00322488"/>
    <w:rsid w:val="003225C5"/>
    <w:rsid w:val="00322679"/>
    <w:rsid w:val="0032290C"/>
    <w:rsid w:val="00322EDB"/>
    <w:rsid w:val="00323924"/>
    <w:rsid w:val="00323B94"/>
    <w:rsid w:val="00324CDF"/>
    <w:rsid w:val="00324E16"/>
    <w:rsid w:val="0032537F"/>
    <w:rsid w:val="003256EE"/>
    <w:rsid w:val="00325FCA"/>
    <w:rsid w:val="003266E8"/>
    <w:rsid w:val="00327044"/>
    <w:rsid w:val="0032738D"/>
    <w:rsid w:val="003278ED"/>
    <w:rsid w:val="00330962"/>
    <w:rsid w:val="00330AD2"/>
    <w:rsid w:val="00330E6D"/>
    <w:rsid w:val="003319F7"/>
    <w:rsid w:val="00331B76"/>
    <w:rsid w:val="00332065"/>
    <w:rsid w:val="003323A5"/>
    <w:rsid w:val="00332543"/>
    <w:rsid w:val="0033259D"/>
    <w:rsid w:val="003325B5"/>
    <w:rsid w:val="00332812"/>
    <w:rsid w:val="003329B8"/>
    <w:rsid w:val="00332B1F"/>
    <w:rsid w:val="00332E22"/>
    <w:rsid w:val="00332ECC"/>
    <w:rsid w:val="00333C09"/>
    <w:rsid w:val="00333E7C"/>
    <w:rsid w:val="00334305"/>
    <w:rsid w:val="0033470F"/>
    <w:rsid w:val="00334939"/>
    <w:rsid w:val="00334A43"/>
    <w:rsid w:val="00334ABF"/>
    <w:rsid w:val="00334E60"/>
    <w:rsid w:val="0033507D"/>
    <w:rsid w:val="00335299"/>
    <w:rsid w:val="00335EDE"/>
    <w:rsid w:val="00336064"/>
    <w:rsid w:val="00337AE1"/>
    <w:rsid w:val="003400D1"/>
    <w:rsid w:val="003401E7"/>
    <w:rsid w:val="00340A41"/>
    <w:rsid w:val="00340C1F"/>
    <w:rsid w:val="003420AC"/>
    <w:rsid w:val="003429E9"/>
    <w:rsid w:val="00342C36"/>
    <w:rsid w:val="003430D2"/>
    <w:rsid w:val="00343392"/>
    <w:rsid w:val="003433EF"/>
    <w:rsid w:val="00343A4E"/>
    <w:rsid w:val="00343C82"/>
    <w:rsid w:val="00343CF8"/>
    <w:rsid w:val="00343FAE"/>
    <w:rsid w:val="003443F8"/>
    <w:rsid w:val="003462B0"/>
    <w:rsid w:val="00346B03"/>
    <w:rsid w:val="00346D6D"/>
    <w:rsid w:val="003475D5"/>
    <w:rsid w:val="00350555"/>
    <w:rsid w:val="00350A5A"/>
    <w:rsid w:val="00350B28"/>
    <w:rsid w:val="00351431"/>
    <w:rsid w:val="003531AA"/>
    <w:rsid w:val="003539A5"/>
    <w:rsid w:val="003540D2"/>
    <w:rsid w:val="00354432"/>
    <w:rsid w:val="00354EFC"/>
    <w:rsid w:val="00354FD6"/>
    <w:rsid w:val="0035598B"/>
    <w:rsid w:val="00356123"/>
    <w:rsid w:val="003566E0"/>
    <w:rsid w:val="00356A19"/>
    <w:rsid w:val="00357345"/>
    <w:rsid w:val="003579F5"/>
    <w:rsid w:val="00357A30"/>
    <w:rsid w:val="00357DA8"/>
    <w:rsid w:val="00360018"/>
    <w:rsid w:val="00360693"/>
    <w:rsid w:val="0036071C"/>
    <w:rsid w:val="0036077C"/>
    <w:rsid w:val="00360EC7"/>
    <w:rsid w:val="003613E1"/>
    <w:rsid w:val="0036232B"/>
    <w:rsid w:val="0036269E"/>
    <w:rsid w:val="00362A64"/>
    <w:rsid w:val="003636F4"/>
    <w:rsid w:val="00363885"/>
    <w:rsid w:val="003639E4"/>
    <w:rsid w:val="00365FA4"/>
    <w:rsid w:val="00366A4C"/>
    <w:rsid w:val="00366DD5"/>
    <w:rsid w:val="0036707C"/>
    <w:rsid w:val="0036725C"/>
    <w:rsid w:val="003677BD"/>
    <w:rsid w:val="00367E44"/>
    <w:rsid w:val="00371CF5"/>
    <w:rsid w:val="00372467"/>
    <w:rsid w:val="003724A1"/>
    <w:rsid w:val="003727BD"/>
    <w:rsid w:val="00372D79"/>
    <w:rsid w:val="00372FA4"/>
    <w:rsid w:val="00373F56"/>
    <w:rsid w:val="0037426D"/>
    <w:rsid w:val="00375A1A"/>
    <w:rsid w:val="00375BA0"/>
    <w:rsid w:val="00375E1A"/>
    <w:rsid w:val="00375F51"/>
    <w:rsid w:val="00376072"/>
    <w:rsid w:val="003766B9"/>
    <w:rsid w:val="00376A91"/>
    <w:rsid w:val="00376F16"/>
    <w:rsid w:val="00377ADC"/>
    <w:rsid w:val="00380945"/>
    <w:rsid w:val="003809CB"/>
    <w:rsid w:val="003812DE"/>
    <w:rsid w:val="00382054"/>
    <w:rsid w:val="003824DC"/>
    <w:rsid w:val="00383453"/>
    <w:rsid w:val="00383DED"/>
    <w:rsid w:val="00384301"/>
    <w:rsid w:val="00384DF7"/>
    <w:rsid w:val="003856C2"/>
    <w:rsid w:val="00385978"/>
    <w:rsid w:val="0038653E"/>
    <w:rsid w:val="00386FF0"/>
    <w:rsid w:val="00387068"/>
    <w:rsid w:val="0038706E"/>
    <w:rsid w:val="00387109"/>
    <w:rsid w:val="00387269"/>
    <w:rsid w:val="0038757B"/>
    <w:rsid w:val="003879F5"/>
    <w:rsid w:val="00387DE0"/>
    <w:rsid w:val="00390746"/>
    <w:rsid w:val="00390802"/>
    <w:rsid w:val="00390D18"/>
    <w:rsid w:val="00391684"/>
    <w:rsid w:val="0039249D"/>
    <w:rsid w:val="00392886"/>
    <w:rsid w:val="00392A38"/>
    <w:rsid w:val="00392DA9"/>
    <w:rsid w:val="00393933"/>
    <w:rsid w:val="00394BB1"/>
    <w:rsid w:val="00394E88"/>
    <w:rsid w:val="00395839"/>
    <w:rsid w:val="00395990"/>
    <w:rsid w:val="003960F4"/>
    <w:rsid w:val="00396834"/>
    <w:rsid w:val="0039756C"/>
    <w:rsid w:val="0039767E"/>
    <w:rsid w:val="00397BF3"/>
    <w:rsid w:val="003A00F3"/>
    <w:rsid w:val="003A0759"/>
    <w:rsid w:val="003A1546"/>
    <w:rsid w:val="003A16DA"/>
    <w:rsid w:val="003A1C72"/>
    <w:rsid w:val="003A2E3F"/>
    <w:rsid w:val="003A3324"/>
    <w:rsid w:val="003A3A57"/>
    <w:rsid w:val="003A3F44"/>
    <w:rsid w:val="003A492D"/>
    <w:rsid w:val="003A4DCC"/>
    <w:rsid w:val="003A5200"/>
    <w:rsid w:val="003A55E0"/>
    <w:rsid w:val="003A58A1"/>
    <w:rsid w:val="003A661D"/>
    <w:rsid w:val="003A78C6"/>
    <w:rsid w:val="003A7DB3"/>
    <w:rsid w:val="003B00FF"/>
    <w:rsid w:val="003B0636"/>
    <w:rsid w:val="003B0C8F"/>
    <w:rsid w:val="003B0E3B"/>
    <w:rsid w:val="003B0FEC"/>
    <w:rsid w:val="003B1019"/>
    <w:rsid w:val="003B1094"/>
    <w:rsid w:val="003B132E"/>
    <w:rsid w:val="003B14FC"/>
    <w:rsid w:val="003B1CAE"/>
    <w:rsid w:val="003B1D8B"/>
    <w:rsid w:val="003B25C3"/>
    <w:rsid w:val="003B2EDE"/>
    <w:rsid w:val="003B2F1A"/>
    <w:rsid w:val="003B39CF"/>
    <w:rsid w:val="003B3BF8"/>
    <w:rsid w:val="003B4357"/>
    <w:rsid w:val="003B5807"/>
    <w:rsid w:val="003B5817"/>
    <w:rsid w:val="003B5B4B"/>
    <w:rsid w:val="003B5EF7"/>
    <w:rsid w:val="003B6C0E"/>
    <w:rsid w:val="003B7449"/>
    <w:rsid w:val="003B7FC2"/>
    <w:rsid w:val="003C2338"/>
    <w:rsid w:val="003C28A1"/>
    <w:rsid w:val="003C2DCE"/>
    <w:rsid w:val="003C3F94"/>
    <w:rsid w:val="003C4DEB"/>
    <w:rsid w:val="003C51EE"/>
    <w:rsid w:val="003C55D1"/>
    <w:rsid w:val="003C5825"/>
    <w:rsid w:val="003C5A18"/>
    <w:rsid w:val="003C5EC8"/>
    <w:rsid w:val="003C6135"/>
    <w:rsid w:val="003C643E"/>
    <w:rsid w:val="003C650E"/>
    <w:rsid w:val="003C6E24"/>
    <w:rsid w:val="003C75B1"/>
    <w:rsid w:val="003C78C4"/>
    <w:rsid w:val="003D0393"/>
    <w:rsid w:val="003D0B7D"/>
    <w:rsid w:val="003D1166"/>
    <w:rsid w:val="003D11F8"/>
    <w:rsid w:val="003D158A"/>
    <w:rsid w:val="003D1CB9"/>
    <w:rsid w:val="003D235B"/>
    <w:rsid w:val="003D2856"/>
    <w:rsid w:val="003D3571"/>
    <w:rsid w:val="003D3611"/>
    <w:rsid w:val="003D3810"/>
    <w:rsid w:val="003D3FC8"/>
    <w:rsid w:val="003D41E1"/>
    <w:rsid w:val="003D4323"/>
    <w:rsid w:val="003D48F7"/>
    <w:rsid w:val="003D4B77"/>
    <w:rsid w:val="003D4D10"/>
    <w:rsid w:val="003D5A3C"/>
    <w:rsid w:val="003D5D7F"/>
    <w:rsid w:val="003D5FC2"/>
    <w:rsid w:val="003D78D1"/>
    <w:rsid w:val="003D79FC"/>
    <w:rsid w:val="003E055D"/>
    <w:rsid w:val="003E0675"/>
    <w:rsid w:val="003E0B21"/>
    <w:rsid w:val="003E0E73"/>
    <w:rsid w:val="003E0FFF"/>
    <w:rsid w:val="003E11E8"/>
    <w:rsid w:val="003E1485"/>
    <w:rsid w:val="003E1815"/>
    <w:rsid w:val="003E19E7"/>
    <w:rsid w:val="003E1D1B"/>
    <w:rsid w:val="003E2784"/>
    <w:rsid w:val="003E2CE9"/>
    <w:rsid w:val="003E34A1"/>
    <w:rsid w:val="003E35D9"/>
    <w:rsid w:val="003E366C"/>
    <w:rsid w:val="003E3773"/>
    <w:rsid w:val="003E4605"/>
    <w:rsid w:val="003E4EBE"/>
    <w:rsid w:val="003E58E2"/>
    <w:rsid w:val="003E5976"/>
    <w:rsid w:val="003E5C38"/>
    <w:rsid w:val="003E5DDE"/>
    <w:rsid w:val="003E5F73"/>
    <w:rsid w:val="003E62E3"/>
    <w:rsid w:val="003E7182"/>
    <w:rsid w:val="003E7584"/>
    <w:rsid w:val="003E7CDB"/>
    <w:rsid w:val="003E7E9B"/>
    <w:rsid w:val="003F0C38"/>
    <w:rsid w:val="003F0FDD"/>
    <w:rsid w:val="003F17C8"/>
    <w:rsid w:val="003F2A27"/>
    <w:rsid w:val="003F2EAC"/>
    <w:rsid w:val="003F32B1"/>
    <w:rsid w:val="003F32FF"/>
    <w:rsid w:val="003F34EE"/>
    <w:rsid w:val="003F4C09"/>
    <w:rsid w:val="003F5680"/>
    <w:rsid w:val="003F58C9"/>
    <w:rsid w:val="003F595C"/>
    <w:rsid w:val="003F5C60"/>
    <w:rsid w:val="003F5F5C"/>
    <w:rsid w:val="003F6473"/>
    <w:rsid w:val="003F6555"/>
    <w:rsid w:val="003F66D7"/>
    <w:rsid w:val="003F7193"/>
    <w:rsid w:val="003F75AE"/>
    <w:rsid w:val="004004D4"/>
    <w:rsid w:val="004006CF"/>
    <w:rsid w:val="00400822"/>
    <w:rsid w:val="00401465"/>
    <w:rsid w:val="0040151D"/>
    <w:rsid w:val="004024FE"/>
    <w:rsid w:val="004028C0"/>
    <w:rsid w:val="00402B87"/>
    <w:rsid w:val="00402EE6"/>
    <w:rsid w:val="00403A0E"/>
    <w:rsid w:val="00403F9C"/>
    <w:rsid w:val="004040E9"/>
    <w:rsid w:val="00404574"/>
    <w:rsid w:val="00405298"/>
    <w:rsid w:val="0040562E"/>
    <w:rsid w:val="00405A89"/>
    <w:rsid w:val="00405AFB"/>
    <w:rsid w:val="00405CE5"/>
    <w:rsid w:val="00406436"/>
    <w:rsid w:val="00406540"/>
    <w:rsid w:val="00406A33"/>
    <w:rsid w:val="00406D28"/>
    <w:rsid w:val="00407284"/>
    <w:rsid w:val="0041036B"/>
    <w:rsid w:val="00410731"/>
    <w:rsid w:val="00412321"/>
    <w:rsid w:val="00412D8F"/>
    <w:rsid w:val="004131F1"/>
    <w:rsid w:val="0041327F"/>
    <w:rsid w:val="00413346"/>
    <w:rsid w:val="00413435"/>
    <w:rsid w:val="004135D2"/>
    <w:rsid w:val="004138E9"/>
    <w:rsid w:val="00413A50"/>
    <w:rsid w:val="00414009"/>
    <w:rsid w:val="004141E3"/>
    <w:rsid w:val="00414293"/>
    <w:rsid w:val="00415357"/>
    <w:rsid w:val="004154F7"/>
    <w:rsid w:val="00415723"/>
    <w:rsid w:val="00415CAE"/>
    <w:rsid w:val="00415DDB"/>
    <w:rsid w:val="004165D4"/>
    <w:rsid w:val="00416E6F"/>
    <w:rsid w:val="004170B6"/>
    <w:rsid w:val="004175D0"/>
    <w:rsid w:val="00417777"/>
    <w:rsid w:val="004178AE"/>
    <w:rsid w:val="00417E6B"/>
    <w:rsid w:val="00417F44"/>
    <w:rsid w:val="004202EF"/>
    <w:rsid w:val="004202F2"/>
    <w:rsid w:val="004203BA"/>
    <w:rsid w:val="00420C38"/>
    <w:rsid w:val="00421095"/>
    <w:rsid w:val="00422480"/>
    <w:rsid w:val="00422B85"/>
    <w:rsid w:val="00422C97"/>
    <w:rsid w:val="00422F9F"/>
    <w:rsid w:val="00424AB6"/>
    <w:rsid w:val="00424E07"/>
    <w:rsid w:val="00424EA1"/>
    <w:rsid w:val="004257F1"/>
    <w:rsid w:val="0042686B"/>
    <w:rsid w:val="00427228"/>
    <w:rsid w:val="004306E9"/>
    <w:rsid w:val="004314C0"/>
    <w:rsid w:val="00432CBE"/>
    <w:rsid w:val="00432EC0"/>
    <w:rsid w:val="004330F4"/>
    <w:rsid w:val="004335FA"/>
    <w:rsid w:val="004336A3"/>
    <w:rsid w:val="00433950"/>
    <w:rsid w:val="00433C7B"/>
    <w:rsid w:val="00434233"/>
    <w:rsid w:val="00434FC0"/>
    <w:rsid w:val="004352E2"/>
    <w:rsid w:val="00436E5F"/>
    <w:rsid w:val="00436E93"/>
    <w:rsid w:val="00440C43"/>
    <w:rsid w:val="0044135F"/>
    <w:rsid w:val="00442C91"/>
    <w:rsid w:val="00442D39"/>
    <w:rsid w:val="00443381"/>
    <w:rsid w:val="004459B9"/>
    <w:rsid w:val="004461DC"/>
    <w:rsid w:val="00446BF4"/>
    <w:rsid w:val="00446FDD"/>
    <w:rsid w:val="004471FD"/>
    <w:rsid w:val="004472B3"/>
    <w:rsid w:val="00447F21"/>
    <w:rsid w:val="00450405"/>
    <w:rsid w:val="0045040B"/>
    <w:rsid w:val="00450D7A"/>
    <w:rsid w:val="00451900"/>
    <w:rsid w:val="004526EA"/>
    <w:rsid w:val="0045297D"/>
    <w:rsid w:val="00452A34"/>
    <w:rsid w:val="0045312B"/>
    <w:rsid w:val="00453859"/>
    <w:rsid w:val="004539CF"/>
    <w:rsid w:val="00453A2E"/>
    <w:rsid w:val="0045505F"/>
    <w:rsid w:val="0045524C"/>
    <w:rsid w:val="004560C3"/>
    <w:rsid w:val="0045611C"/>
    <w:rsid w:val="00456555"/>
    <w:rsid w:val="0045676D"/>
    <w:rsid w:val="004568C1"/>
    <w:rsid w:val="004573FC"/>
    <w:rsid w:val="00460244"/>
    <w:rsid w:val="004604C9"/>
    <w:rsid w:val="00460684"/>
    <w:rsid w:val="00461CF3"/>
    <w:rsid w:val="00461F91"/>
    <w:rsid w:val="004624DB"/>
    <w:rsid w:val="00462791"/>
    <w:rsid w:val="00463AF6"/>
    <w:rsid w:val="00463D20"/>
    <w:rsid w:val="004641BE"/>
    <w:rsid w:val="0046434A"/>
    <w:rsid w:val="004652DB"/>
    <w:rsid w:val="00465475"/>
    <w:rsid w:val="0046557D"/>
    <w:rsid w:val="004658DA"/>
    <w:rsid w:val="00466C36"/>
    <w:rsid w:val="00466CDF"/>
    <w:rsid w:val="00467652"/>
    <w:rsid w:val="00467697"/>
    <w:rsid w:val="00470B5A"/>
    <w:rsid w:val="00470C4E"/>
    <w:rsid w:val="004714FE"/>
    <w:rsid w:val="00471CC4"/>
    <w:rsid w:val="00471D0E"/>
    <w:rsid w:val="00472348"/>
    <w:rsid w:val="00472574"/>
    <w:rsid w:val="00472923"/>
    <w:rsid w:val="00472ADE"/>
    <w:rsid w:val="00473028"/>
    <w:rsid w:val="0047335A"/>
    <w:rsid w:val="00473BBF"/>
    <w:rsid w:val="0047430D"/>
    <w:rsid w:val="004744BC"/>
    <w:rsid w:val="004744DD"/>
    <w:rsid w:val="00474D7E"/>
    <w:rsid w:val="00474E44"/>
    <w:rsid w:val="00474F39"/>
    <w:rsid w:val="00475120"/>
    <w:rsid w:val="00476896"/>
    <w:rsid w:val="0047746A"/>
    <w:rsid w:val="00477510"/>
    <w:rsid w:val="0047768E"/>
    <w:rsid w:val="00477A3A"/>
    <w:rsid w:val="00477EEB"/>
    <w:rsid w:val="00480675"/>
    <w:rsid w:val="00480F44"/>
    <w:rsid w:val="00481A11"/>
    <w:rsid w:val="00481DD3"/>
    <w:rsid w:val="00482E58"/>
    <w:rsid w:val="0048349B"/>
    <w:rsid w:val="0048377F"/>
    <w:rsid w:val="00483813"/>
    <w:rsid w:val="00483B63"/>
    <w:rsid w:val="004840E3"/>
    <w:rsid w:val="0048450B"/>
    <w:rsid w:val="00484CFA"/>
    <w:rsid w:val="00484FCB"/>
    <w:rsid w:val="00485201"/>
    <w:rsid w:val="00485339"/>
    <w:rsid w:val="004854FD"/>
    <w:rsid w:val="004856BF"/>
    <w:rsid w:val="0048579A"/>
    <w:rsid w:val="00486236"/>
    <w:rsid w:val="00486492"/>
    <w:rsid w:val="00486A3D"/>
    <w:rsid w:val="0048732D"/>
    <w:rsid w:val="0049019A"/>
    <w:rsid w:val="004905E1"/>
    <w:rsid w:val="00490EF6"/>
    <w:rsid w:val="00491412"/>
    <w:rsid w:val="00491E5A"/>
    <w:rsid w:val="00492C02"/>
    <w:rsid w:val="004936A5"/>
    <w:rsid w:val="00493795"/>
    <w:rsid w:val="004937CA"/>
    <w:rsid w:val="00493DA1"/>
    <w:rsid w:val="0049405C"/>
    <w:rsid w:val="0049475C"/>
    <w:rsid w:val="0049512B"/>
    <w:rsid w:val="00495765"/>
    <w:rsid w:val="004957B3"/>
    <w:rsid w:val="0049598E"/>
    <w:rsid w:val="00496BA6"/>
    <w:rsid w:val="00496D2A"/>
    <w:rsid w:val="00496E7D"/>
    <w:rsid w:val="00497148"/>
    <w:rsid w:val="00497A95"/>
    <w:rsid w:val="00497D1E"/>
    <w:rsid w:val="004A0556"/>
    <w:rsid w:val="004A06E2"/>
    <w:rsid w:val="004A1313"/>
    <w:rsid w:val="004A1584"/>
    <w:rsid w:val="004A17B3"/>
    <w:rsid w:val="004A2072"/>
    <w:rsid w:val="004A26D5"/>
    <w:rsid w:val="004A27F5"/>
    <w:rsid w:val="004A29B7"/>
    <w:rsid w:val="004A3499"/>
    <w:rsid w:val="004A3AD3"/>
    <w:rsid w:val="004A3C79"/>
    <w:rsid w:val="004A3D52"/>
    <w:rsid w:val="004A504E"/>
    <w:rsid w:val="004A5166"/>
    <w:rsid w:val="004A51AA"/>
    <w:rsid w:val="004A5315"/>
    <w:rsid w:val="004A599D"/>
    <w:rsid w:val="004A61CE"/>
    <w:rsid w:val="004A6795"/>
    <w:rsid w:val="004A67B6"/>
    <w:rsid w:val="004A692B"/>
    <w:rsid w:val="004A7302"/>
    <w:rsid w:val="004A7671"/>
    <w:rsid w:val="004A7B5D"/>
    <w:rsid w:val="004B0380"/>
    <w:rsid w:val="004B1452"/>
    <w:rsid w:val="004B2966"/>
    <w:rsid w:val="004B2F03"/>
    <w:rsid w:val="004B35D2"/>
    <w:rsid w:val="004B4250"/>
    <w:rsid w:val="004B4EA3"/>
    <w:rsid w:val="004B5275"/>
    <w:rsid w:val="004B6163"/>
    <w:rsid w:val="004B62D5"/>
    <w:rsid w:val="004B6B7A"/>
    <w:rsid w:val="004B71D2"/>
    <w:rsid w:val="004B730C"/>
    <w:rsid w:val="004B74D5"/>
    <w:rsid w:val="004B7BD3"/>
    <w:rsid w:val="004B7CF5"/>
    <w:rsid w:val="004C0178"/>
    <w:rsid w:val="004C038F"/>
    <w:rsid w:val="004C10DA"/>
    <w:rsid w:val="004C1903"/>
    <w:rsid w:val="004C1F46"/>
    <w:rsid w:val="004C2297"/>
    <w:rsid w:val="004C345C"/>
    <w:rsid w:val="004C403A"/>
    <w:rsid w:val="004C40DB"/>
    <w:rsid w:val="004C422A"/>
    <w:rsid w:val="004C48E3"/>
    <w:rsid w:val="004C50C0"/>
    <w:rsid w:val="004C5E36"/>
    <w:rsid w:val="004C6EFF"/>
    <w:rsid w:val="004C72AB"/>
    <w:rsid w:val="004D0234"/>
    <w:rsid w:val="004D1107"/>
    <w:rsid w:val="004D1243"/>
    <w:rsid w:val="004D177C"/>
    <w:rsid w:val="004D17BF"/>
    <w:rsid w:val="004D196C"/>
    <w:rsid w:val="004D25A7"/>
    <w:rsid w:val="004D25D4"/>
    <w:rsid w:val="004D282A"/>
    <w:rsid w:val="004D30A3"/>
    <w:rsid w:val="004D3421"/>
    <w:rsid w:val="004D3B42"/>
    <w:rsid w:val="004D44FA"/>
    <w:rsid w:val="004D460B"/>
    <w:rsid w:val="004D4A6F"/>
    <w:rsid w:val="004D4BD8"/>
    <w:rsid w:val="004D54F8"/>
    <w:rsid w:val="004D54FA"/>
    <w:rsid w:val="004D56C2"/>
    <w:rsid w:val="004D5AB1"/>
    <w:rsid w:val="004D68EB"/>
    <w:rsid w:val="004D6CF0"/>
    <w:rsid w:val="004D7844"/>
    <w:rsid w:val="004D79FC"/>
    <w:rsid w:val="004D7E6A"/>
    <w:rsid w:val="004E0879"/>
    <w:rsid w:val="004E0A15"/>
    <w:rsid w:val="004E1561"/>
    <w:rsid w:val="004E1817"/>
    <w:rsid w:val="004E22B5"/>
    <w:rsid w:val="004E291B"/>
    <w:rsid w:val="004E31CE"/>
    <w:rsid w:val="004E3943"/>
    <w:rsid w:val="004E3A1B"/>
    <w:rsid w:val="004E3B60"/>
    <w:rsid w:val="004E3D18"/>
    <w:rsid w:val="004E3ECA"/>
    <w:rsid w:val="004E40EC"/>
    <w:rsid w:val="004E4C78"/>
    <w:rsid w:val="004E4DE7"/>
    <w:rsid w:val="004E5C93"/>
    <w:rsid w:val="004E5E64"/>
    <w:rsid w:val="004E6041"/>
    <w:rsid w:val="004E6199"/>
    <w:rsid w:val="004E67E2"/>
    <w:rsid w:val="004E6945"/>
    <w:rsid w:val="004E735C"/>
    <w:rsid w:val="004F03E5"/>
    <w:rsid w:val="004F0476"/>
    <w:rsid w:val="004F1731"/>
    <w:rsid w:val="004F182C"/>
    <w:rsid w:val="004F1CE7"/>
    <w:rsid w:val="004F1F7E"/>
    <w:rsid w:val="004F241F"/>
    <w:rsid w:val="004F2592"/>
    <w:rsid w:val="004F282C"/>
    <w:rsid w:val="004F29FA"/>
    <w:rsid w:val="004F2DA0"/>
    <w:rsid w:val="004F2FD1"/>
    <w:rsid w:val="004F43D3"/>
    <w:rsid w:val="004F454D"/>
    <w:rsid w:val="004F5B03"/>
    <w:rsid w:val="004F5FBF"/>
    <w:rsid w:val="004F6670"/>
    <w:rsid w:val="004F66B0"/>
    <w:rsid w:val="004F6A5B"/>
    <w:rsid w:val="004F6A79"/>
    <w:rsid w:val="004F76BE"/>
    <w:rsid w:val="005000CF"/>
    <w:rsid w:val="0050022A"/>
    <w:rsid w:val="005008E8"/>
    <w:rsid w:val="005009AC"/>
    <w:rsid w:val="00500B15"/>
    <w:rsid w:val="00500BC2"/>
    <w:rsid w:val="00500F63"/>
    <w:rsid w:val="0050152E"/>
    <w:rsid w:val="00501FC2"/>
    <w:rsid w:val="0050277E"/>
    <w:rsid w:val="00502DFF"/>
    <w:rsid w:val="005031C2"/>
    <w:rsid w:val="0050324E"/>
    <w:rsid w:val="00503BC4"/>
    <w:rsid w:val="00504799"/>
    <w:rsid w:val="00504B53"/>
    <w:rsid w:val="0050519C"/>
    <w:rsid w:val="00505857"/>
    <w:rsid w:val="005060ED"/>
    <w:rsid w:val="00506192"/>
    <w:rsid w:val="0050637D"/>
    <w:rsid w:val="00506B21"/>
    <w:rsid w:val="005076F1"/>
    <w:rsid w:val="00507A0D"/>
    <w:rsid w:val="00507F48"/>
    <w:rsid w:val="005110A1"/>
    <w:rsid w:val="005114B8"/>
    <w:rsid w:val="00512C81"/>
    <w:rsid w:val="00512E23"/>
    <w:rsid w:val="00513333"/>
    <w:rsid w:val="00513361"/>
    <w:rsid w:val="00513EFD"/>
    <w:rsid w:val="0051400B"/>
    <w:rsid w:val="005140E8"/>
    <w:rsid w:val="005144AA"/>
    <w:rsid w:val="00514FA0"/>
    <w:rsid w:val="005154DF"/>
    <w:rsid w:val="005159ED"/>
    <w:rsid w:val="00515B87"/>
    <w:rsid w:val="005161E1"/>
    <w:rsid w:val="00516D35"/>
    <w:rsid w:val="00516FE0"/>
    <w:rsid w:val="00517386"/>
    <w:rsid w:val="00517538"/>
    <w:rsid w:val="005205C8"/>
    <w:rsid w:val="00520606"/>
    <w:rsid w:val="0052082B"/>
    <w:rsid w:val="00520C79"/>
    <w:rsid w:val="00520D3A"/>
    <w:rsid w:val="0052138D"/>
    <w:rsid w:val="00521D69"/>
    <w:rsid w:val="00522340"/>
    <w:rsid w:val="00522A0E"/>
    <w:rsid w:val="00522BAC"/>
    <w:rsid w:val="00522D23"/>
    <w:rsid w:val="00523474"/>
    <w:rsid w:val="005235DD"/>
    <w:rsid w:val="00523EB0"/>
    <w:rsid w:val="00523FDB"/>
    <w:rsid w:val="00524347"/>
    <w:rsid w:val="00525D8F"/>
    <w:rsid w:val="00525EAE"/>
    <w:rsid w:val="00525ED6"/>
    <w:rsid w:val="00525FA0"/>
    <w:rsid w:val="00526979"/>
    <w:rsid w:val="00526C5E"/>
    <w:rsid w:val="005275A0"/>
    <w:rsid w:val="00527ACF"/>
    <w:rsid w:val="00527D80"/>
    <w:rsid w:val="00530E9D"/>
    <w:rsid w:val="005310F5"/>
    <w:rsid w:val="00531490"/>
    <w:rsid w:val="00531494"/>
    <w:rsid w:val="0053156F"/>
    <w:rsid w:val="00531C4C"/>
    <w:rsid w:val="00531DB4"/>
    <w:rsid w:val="0053268A"/>
    <w:rsid w:val="005329A6"/>
    <w:rsid w:val="00533923"/>
    <w:rsid w:val="005340CA"/>
    <w:rsid w:val="00534C83"/>
    <w:rsid w:val="005353F0"/>
    <w:rsid w:val="00535D5B"/>
    <w:rsid w:val="00535E77"/>
    <w:rsid w:val="0053612E"/>
    <w:rsid w:val="0053665A"/>
    <w:rsid w:val="00537318"/>
    <w:rsid w:val="00537399"/>
    <w:rsid w:val="00537860"/>
    <w:rsid w:val="005400CD"/>
    <w:rsid w:val="00540139"/>
    <w:rsid w:val="00540563"/>
    <w:rsid w:val="0054090E"/>
    <w:rsid w:val="00540C2B"/>
    <w:rsid w:val="00540F6B"/>
    <w:rsid w:val="00541FD8"/>
    <w:rsid w:val="00542701"/>
    <w:rsid w:val="0054348D"/>
    <w:rsid w:val="00543912"/>
    <w:rsid w:val="00543994"/>
    <w:rsid w:val="00543CB4"/>
    <w:rsid w:val="00543E8F"/>
    <w:rsid w:val="00544C90"/>
    <w:rsid w:val="00544F1F"/>
    <w:rsid w:val="00545172"/>
    <w:rsid w:val="00546D53"/>
    <w:rsid w:val="00547178"/>
    <w:rsid w:val="005501CC"/>
    <w:rsid w:val="00550B30"/>
    <w:rsid w:val="00551606"/>
    <w:rsid w:val="00551A9C"/>
    <w:rsid w:val="00551F25"/>
    <w:rsid w:val="005520A4"/>
    <w:rsid w:val="00552E9F"/>
    <w:rsid w:val="005536E5"/>
    <w:rsid w:val="00553A3C"/>
    <w:rsid w:val="00553BE2"/>
    <w:rsid w:val="00553CE5"/>
    <w:rsid w:val="005541FC"/>
    <w:rsid w:val="00554E29"/>
    <w:rsid w:val="005550CA"/>
    <w:rsid w:val="0055539E"/>
    <w:rsid w:val="00555812"/>
    <w:rsid w:val="00555A49"/>
    <w:rsid w:val="00555E4E"/>
    <w:rsid w:val="00556058"/>
    <w:rsid w:val="0055697A"/>
    <w:rsid w:val="00556BA9"/>
    <w:rsid w:val="00556EEB"/>
    <w:rsid w:val="00556FB0"/>
    <w:rsid w:val="0055751B"/>
    <w:rsid w:val="00557947"/>
    <w:rsid w:val="00557E53"/>
    <w:rsid w:val="00561599"/>
    <w:rsid w:val="005629C8"/>
    <w:rsid w:val="00562C51"/>
    <w:rsid w:val="00562DED"/>
    <w:rsid w:val="00563325"/>
    <w:rsid w:val="005636AA"/>
    <w:rsid w:val="00563BFA"/>
    <w:rsid w:val="00563F02"/>
    <w:rsid w:val="0056418B"/>
    <w:rsid w:val="005643EC"/>
    <w:rsid w:val="005647FA"/>
    <w:rsid w:val="00564E9D"/>
    <w:rsid w:val="00566553"/>
    <w:rsid w:val="00566A28"/>
    <w:rsid w:val="00567CDD"/>
    <w:rsid w:val="00570FE3"/>
    <w:rsid w:val="0057240C"/>
    <w:rsid w:val="00573C26"/>
    <w:rsid w:val="00573E23"/>
    <w:rsid w:val="00574835"/>
    <w:rsid w:val="0057486A"/>
    <w:rsid w:val="00575061"/>
    <w:rsid w:val="00575C24"/>
    <w:rsid w:val="00575ED7"/>
    <w:rsid w:val="00576908"/>
    <w:rsid w:val="00577146"/>
    <w:rsid w:val="0057729A"/>
    <w:rsid w:val="00577A59"/>
    <w:rsid w:val="00577EC8"/>
    <w:rsid w:val="00580113"/>
    <w:rsid w:val="0058061E"/>
    <w:rsid w:val="00580A8A"/>
    <w:rsid w:val="00580BA3"/>
    <w:rsid w:val="00581C03"/>
    <w:rsid w:val="005824F8"/>
    <w:rsid w:val="0058297C"/>
    <w:rsid w:val="00583333"/>
    <w:rsid w:val="005834C0"/>
    <w:rsid w:val="00583A07"/>
    <w:rsid w:val="00583EAC"/>
    <w:rsid w:val="00584452"/>
    <w:rsid w:val="00584552"/>
    <w:rsid w:val="005845F7"/>
    <w:rsid w:val="00585961"/>
    <w:rsid w:val="00585BE6"/>
    <w:rsid w:val="005861DE"/>
    <w:rsid w:val="00586356"/>
    <w:rsid w:val="00586EF8"/>
    <w:rsid w:val="00586F09"/>
    <w:rsid w:val="00587F24"/>
    <w:rsid w:val="005913A1"/>
    <w:rsid w:val="00591453"/>
    <w:rsid w:val="0059189F"/>
    <w:rsid w:val="00591D0A"/>
    <w:rsid w:val="00592295"/>
    <w:rsid w:val="005924BA"/>
    <w:rsid w:val="00593CBF"/>
    <w:rsid w:val="00593F5D"/>
    <w:rsid w:val="005950B5"/>
    <w:rsid w:val="00595D2E"/>
    <w:rsid w:val="005965F5"/>
    <w:rsid w:val="00596680"/>
    <w:rsid w:val="0059671F"/>
    <w:rsid w:val="005967AD"/>
    <w:rsid w:val="00596A14"/>
    <w:rsid w:val="00596B3A"/>
    <w:rsid w:val="00596C5D"/>
    <w:rsid w:val="00596CA6"/>
    <w:rsid w:val="00597616"/>
    <w:rsid w:val="005977E6"/>
    <w:rsid w:val="00597C5D"/>
    <w:rsid w:val="005A0BF8"/>
    <w:rsid w:val="005A1361"/>
    <w:rsid w:val="005A1740"/>
    <w:rsid w:val="005A1BF6"/>
    <w:rsid w:val="005A30EB"/>
    <w:rsid w:val="005A31F9"/>
    <w:rsid w:val="005A421C"/>
    <w:rsid w:val="005A4894"/>
    <w:rsid w:val="005A4A30"/>
    <w:rsid w:val="005A507E"/>
    <w:rsid w:val="005A546F"/>
    <w:rsid w:val="005A5CD5"/>
    <w:rsid w:val="005A6214"/>
    <w:rsid w:val="005A63AD"/>
    <w:rsid w:val="005A67E7"/>
    <w:rsid w:val="005A691C"/>
    <w:rsid w:val="005A6A04"/>
    <w:rsid w:val="005A6BB6"/>
    <w:rsid w:val="005A79F0"/>
    <w:rsid w:val="005B0815"/>
    <w:rsid w:val="005B0AE3"/>
    <w:rsid w:val="005B17B2"/>
    <w:rsid w:val="005B1C6B"/>
    <w:rsid w:val="005B20D9"/>
    <w:rsid w:val="005B2392"/>
    <w:rsid w:val="005B2670"/>
    <w:rsid w:val="005B2770"/>
    <w:rsid w:val="005B33C7"/>
    <w:rsid w:val="005B3517"/>
    <w:rsid w:val="005B387F"/>
    <w:rsid w:val="005B4F17"/>
    <w:rsid w:val="005B4F4C"/>
    <w:rsid w:val="005B4F82"/>
    <w:rsid w:val="005B4FAD"/>
    <w:rsid w:val="005B5499"/>
    <w:rsid w:val="005B6D9D"/>
    <w:rsid w:val="005B6E2B"/>
    <w:rsid w:val="005B753D"/>
    <w:rsid w:val="005B794A"/>
    <w:rsid w:val="005B7A90"/>
    <w:rsid w:val="005B7AAC"/>
    <w:rsid w:val="005C05C7"/>
    <w:rsid w:val="005C09AB"/>
    <w:rsid w:val="005C0CD2"/>
    <w:rsid w:val="005C1001"/>
    <w:rsid w:val="005C16C7"/>
    <w:rsid w:val="005C2402"/>
    <w:rsid w:val="005C2915"/>
    <w:rsid w:val="005C337A"/>
    <w:rsid w:val="005C3484"/>
    <w:rsid w:val="005C354F"/>
    <w:rsid w:val="005C35E3"/>
    <w:rsid w:val="005C398B"/>
    <w:rsid w:val="005C3DB5"/>
    <w:rsid w:val="005C5204"/>
    <w:rsid w:val="005C5D76"/>
    <w:rsid w:val="005C5D94"/>
    <w:rsid w:val="005C5E06"/>
    <w:rsid w:val="005C6129"/>
    <w:rsid w:val="005C6A84"/>
    <w:rsid w:val="005C6B77"/>
    <w:rsid w:val="005C6DE9"/>
    <w:rsid w:val="005C6E0B"/>
    <w:rsid w:val="005C75CF"/>
    <w:rsid w:val="005C768A"/>
    <w:rsid w:val="005C7A86"/>
    <w:rsid w:val="005D0719"/>
    <w:rsid w:val="005D0894"/>
    <w:rsid w:val="005D089B"/>
    <w:rsid w:val="005D090F"/>
    <w:rsid w:val="005D0D3A"/>
    <w:rsid w:val="005D1155"/>
    <w:rsid w:val="005D1226"/>
    <w:rsid w:val="005D158A"/>
    <w:rsid w:val="005D1600"/>
    <w:rsid w:val="005D1CBB"/>
    <w:rsid w:val="005D1D9C"/>
    <w:rsid w:val="005D2611"/>
    <w:rsid w:val="005D287B"/>
    <w:rsid w:val="005D2E2D"/>
    <w:rsid w:val="005D33A7"/>
    <w:rsid w:val="005D36D5"/>
    <w:rsid w:val="005D3D99"/>
    <w:rsid w:val="005D43E3"/>
    <w:rsid w:val="005D47B8"/>
    <w:rsid w:val="005D4C9E"/>
    <w:rsid w:val="005D4CD7"/>
    <w:rsid w:val="005D5412"/>
    <w:rsid w:val="005D5BC7"/>
    <w:rsid w:val="005D6465"/>
    <w:rsid w:val="005D6569"/>
    <w:rsid w:val="005D6750"/>
    <w:rsid w:val="005D67E2"/>
    <w:rsid w:val="005D6962"/>
    <w:rsid w:val="005E046E"/>
    <w:rsid w:val="005E0D5C"/>
    <w:rsid w:val="005E0E4E"/>
    <w:rsid w:val="005E13B2"/>
    <w:rsid w:val="005E22B3"/>
    <w:rsid w:val="005E2B4E"/>
    <w:rsid w:val="005E3128"/>
    <w:rsid w:val="005E3B0E"/>
    <w:rsid w:val="005E3C8E"/>
    <w:rsid w:val="005E42CD"/>
    <w:rsid w:val="005E467F"/>
    <w:rsid w:val="005E4813"/>
    <w:rsid w:val="005E4CEF"/>
    <w:rsid w:val="005E54B7"/>
    <w:rsid w:val="005E619F"/>
    <w:rsid w:val="005E6C2A"/>
    <w:rsid w:val="005E6C5F"/>
    <w:rsid w:val="005E71AA"/>
    <w:rsid w:val="005E74C5"/>
    <w:rsid w:val="005F01E5"/>
    <w:rsid w:val="005F10ED"/>
    <w:rsid w:val="005F1255"/>
    <w:rsid w:val="005F1A45"/>
    <w:rsid w:val="005F2307"/>
    <w:rsid w:val="005F265E"/>
    <w:rsid w:val="005F27F9"/>
    <w:rsid w:val="005F2D5C"/>
    <w:rsid w:val="005F2FBF"/>
    <w:rsid w:val="005F34D0"/>
    <w:rsid w:val="005F3D0D"/>
    <w:rsid w:val="005F3D89"/>
    <w:rsid w:val="005F3FDB"/>
    <w:rsid w:val="005F4196"/>
    <w:rsid w:val="005F4765"/>
    <w:rsid w:val="005F4A03"/>
    <w:rsid w:val="005F5831"/>
    <w:rsid w:val="005F5CCB"/>
    <w:rsid w:val="005F5D6B"/>
    <w:rsid w:val="005F66CF"/>
    <w:rsid w:val="00600099"/>
    <w:rsid w:val="00600110"/>
    <w:rsid w:val="0060043D"/>
    <w:rsid w:val="00600E8D"/>
    <w:rsid w:val="0060103E"/>
    <w:rsid w:val="006017C5"/>
    <w:rsid w:val="00601C5A"/>
    <w:rsid w:val="00602AE7"/>
    <w:rsid w:val="00602B83"/>
    <w:rsid w:val="00602EF4"/>
    <w:rsid w:val="006035CC"/>
    <w:rsid w:val="00603748"/>
    <w:rsid w:val="006037C3"/>
    <w:rsid w:val="00604303"/>
    <w:rsid w:val="00604906"/>
    <w:rsid w:val="00604BF3"/>
    <w:rsid w:val="00604CBC"/>
    <w:rsid w:val="00605067"/>
    <w:rsid w:val="006057A9"/>
    <w:rsid w:val="00606C00"/>
    <w:rsid w:val="00606FA1"/>
    <w:rsid w:val="0060722F"/>
    <w:rsid w:val="00607350"/>
    <w:rsid w:val="00607676"/>
    <w:rsid w:val="0060783D"/>
    <w:rsid w:val="00607896"/>
    <w:rsid w:val="00607AE9"/>
    <w:rsid w:val="0061017D"/>
    <w:rsid w:val="0061069A"/>
    <w:rsid w:val="00610BAB"/>
    <w:rsid w:val="00611C82"/>
    <w:rsid w:val="00612775"/>
    <w:rsid w:val="006129EB"/>
    <w:rsid w:val="006133A1"/>
    <w:rsid w:val="00613997"/>
    <w:rsid w:val="00614508"/>
    <w:rsid w:val="006147D3"/>
    <w:rsid w:val="006147FC"/>
    <w:rsid w:val="0061516B"/>
    <w:rsid w:val="006157B8"/>
    <w:rsid w:val="00615EB9"/>
    <w:rsid w:val="00616252"/>
    <w:rsid w:val="00617692"/>
    <w:rsid w:val="0062156E"/>
    <w:rsid w:val="00621D74"/>
    <w:rsid w:val="00622712"/>
    <w:rsid w:val="00622801"/>
    <w:rsid w:val="00623D29"/>
    <w:rsid w:val="00624652"/>
    <w:rsid w:val="00624E90"/>
    <w:rsid w:val="0062507B"/>
    <w:rsid w:val="006254FC"/>
    <w:rsid w:val="00625567"/>
    <w:rsid w:val="006263C6"/>
    <w:rsid w:val="00626E6F"/>
    <w:rsid w:val="00630A22"/>
    <w:rsid w:val="00631E19"/>
    <w:rsid w:val="00631EB5"/>
    <w:rsid w:val="00632BB5"/>
    <w:rsid w:val="006330F9"/>
    <w:rsid w:val="00633488"/>
    <w:rsid w:val="00633AEC"/>
    <w:rsid w:val="0063481E"/>
    <w:rsid w:val="00635151"/>
    <w:rsid w:val="00637939"/>
    <w:rsid w:val="00637FA4"/>
    <w:rsid w:val="0064137E"/>
    <w:rsid w:val="00641AA8"/>
    <w:rsid w:val="00641C37"/>
    <w:rsid w:val="0064257A"/>
    <w:rsid w:val="006428D0"/>
    <w:rsid w:val="00643238"/>
    <w:rsid w:val="00643240"/>
    <w:rsid w:val="00643B90"/>
    <w:rsid w:val="0064410E"/>
    <w:rsid w:val="00644164"/>
    <w:rsid w:val="00644448"/>
    <w:rsid w:val="00644543"/>
    <w:rsid w:val="006445F7"/>
    <w:rsid w:val="00644901"/>
    <w:rsid w:val="00644A81"/>
    <w:rsid w:val="00644C35"/>
    <w:rsid w:val="00645652"/>
    <w:rsid w:val="0064581E"/>
    <w:rsid w:val="00645E14"/>
    <w:rsid w:val="006465CB"/>
    <w:rsid w:val="006469CC"/>
    <w:rsid w:val="00646C0F"/>
    <w:rsid w:val="00646C82"/>
    <w:rsid w:val="006470EB"/>
    <w:rsid w:val="006471BC"/>
    <w:rsid w:val="0064781F"/>
    <w:rsid w:val="006478D7"/>
    <w:rsid w:val="006512AA"/>
    <w:rsid w:val="006514CE"/>
    <w:rsid w:val="00652061"/>
    <w:rsid w:val="0065233C"/>
    <w:rsid w:val="00652A17"/>
    <w:rsid w:val="00652E2A"/>
    <w:rsid w:val="00652FDC"/>
    <w:rsid w:val="00653187"/>
    <w:rsid w:val="00653242"/>
    <w:rsid w:val="00653CB9"/>
    <w:rsid w:val="00655523"/>
    <w:rsid w:val="00656BB2"/>
    <w:rsid w:val="00656E59"/>
    <w:rsid w:val="006570C5"/>
    <w:rsid w:val="006572E3"/>
    <w:rsid w:val="00657C40"/>
    <w:rsid w:val="00657C47"/>
    <w:rsid w:val="006602D9"/>
    <w:rsid w:val="00660329"/>
    <w:rsid w:val="00660B59"/>
    <w:rsid w:val="00660F3B"/>
    <w:rsid w:val="006617C1"/>
    <w:rsid w:val="0066293A"/>
    <w:rsid w:val="00662C20"/>
    <w:rsid w:val="0066305C"/>
    <w:rsid w:val="00663175"/>
    <w:rsid w:val="00664196"/>
    <w:rsid w:val="00664255"/>
    <w:rsid w:val="006657CB"/>
    <w:rsid w:val="0066611F"/>
    <w:rsid w:val="006663FE"/>
    <w:rsid w:val="00666C99"/>
    <w:rsid w:val="00667535"/>
    <w:rsid w:val="00667F07"/>
    <w:rsid w:val="00670876"/>
    <w:rsid w:val="00670DF7"/>
    <w:rsid w:val="00670FE0"/>
    <w:rsid w:val="00671C00"/>
    <w:rsid w:val="00671CB9"/>
    <w:rsid w:val="00672094"/>
    <w:rsid w:val="00672AD2"/>
    <w:rsid w:val="00673243"/>
    <w:rsid w:val="00674035"/>
    <w:rsid w:val="006747B1"/>
    <w:rsid w:val="00674887"/>
    <w:rsid w:val="00674F13"/>
    <w:rsid w:val="00675907"/>
    <w:rsid w:val="0067597B"/>
    <w:rsid w:val="00675EA2"/>
    <w:rsid w:val="006762C3"/>
    <w:rsid w:val="006769AA"/>
    <w:rsid w:val="00677D44"/>
    <w:rsid w:val="006808B5"/>
    <w:rsid w:val="00681269"/>
    <w:rsid w:val="006812BC"/>
    <w:rsid w:val="006812E9"/>
    <w:rsid w:val="006813FF"/>
    <w:rsid w:val="00681A8D"/>
    <w:rsid w:val="00681AFF"/>
    <w:rsid w:val="00681C66"/>
    <w:rsid w:val="00681EE7"/>
    <w:rsid w:val="00681F78"/>
    <w:rsid w:val="00682838"/>
    <w:rsid w:val="00682F04"/>
    <w:rsid w:val="00683652"/>
    <w:rsid w:val="00683C57"/>
    <w:rsid w:val="00683DAA"/>
    <w:rsid w:val="006846AF"/>
    <w:rsid w:val="00684B62"/>
    <w:rsid w:val="00685B70"/>
    <w:rsid w:val="00685C00"/>
    <w:rsid w:val="00685F63"/>
    <w:rsid w:val="0068612B"/>
    <w:rsid w:val="006861BF"/>
    <w:rsid w:val="00686B76"/>
    <w:rsid w:val="00686C88"/>
    <w:rsid w:val="00686E0A"/>
    <w:rsid w:val="0069077D"/>
    <w:rsid w:val="00690A9C"/>
    <w:rsid w:val="00690B06"/>
    <w:rsid w:val="006913EB"/>
    <w:rsid w:val="006917A9"/>
    <w:rsid w:val="006917CB"/>
    <w:rsid w:val="00691A92"/>
    <w:rsid w:val="00691B61"/>
    <w:rsid w:val="00692BC3"/>
    <w:rsid w:val="00693371"/>
    <w:rsid w:val="00693773"/>
    <w:rsid w:val="0069418F"/>
    <w:rsid w:val="0069425F"/>
    <w:rsid w:val="00694C21"/>
    <w:rsid w:val="00694FE5"/>
    <w:rsid w:val="00695236"/>
    <w:rsid w:val="0069523C"/>
    <w:rsid w:val="00695A75"/>
    <w:rsid w:val="00695E0F"/>
    <w:rsid w:val="0069604B"/>
    <w:rsid w:val="00696566"/>
    <w:rsid w:val="006A0C72"/>
    <w:rsid w:val="006A1A7D"/>
    <w:rsid w:val="006A249C"/>
    <w:rsid w:val="006A28E3"/>
    <w:rsid w:val="006A2C15"/>
    <w:rsid w:val="006A3181"/>
    <w:rsid w:val="006A3324"/>
    <w:rsid w:val="006A37E3"/>
    <w:rsid w:val="006A44BB"/>
    <w:rsid w:val="006A4B2C"/>
    <w:rsid w:val="006A5A23"/>
    <w:rsid w:val="006A5F20"/>
    <w:rsid w:val="006A720B"/>
    <w:rsid w:val="006A78E7"/>
    <w:rsid w:val="006A79AD"/>
    <w:rsid w:val="006B03BC"/>
    <w:rsid w:val="006B05DA"/>
    <w:rsid w:val="006B07A2"/>
    <w:rsid w:val="006B0AB8"/>
    <w:rsid w:val="006B0D3D"/>
    <w:rsid w:val="006B0EDA"/>
    <w:rsid w:val="006B10B7"/>
    <w:rsid w:val="006B117D"/>
    <w:rsid w:val="006B2083"/>
    <w:rsid w:val="006B25C9"/>
    <w:rsid w:val="006B34F6"/>
    <w:rsid w:val="006B54D0"/>
    <w:rsid w:val="006B650B"/>
    <w:rsid w:val="006B6B16"/>
    <w:rsid w:val="006B6BB2"/>
    <w:rsid w:val="006B71AD"/>
    <w:rsid w:val="006B720F"/>
    <w:rsid w:val="006C007D"/>
    <w:rsid w:val="006C0158"/>
    <w:rsid w:val="006C0316"/>
    <w:rsid w:val="006C14C1"/>
    <w:rsid w:val="006C1CCE"/>
    <w:rsid w:val="006C2723"/>
    <w:rsid w:val="006C2920"/>
    <w:rsid w:val="006C2BEF"/>
    <w:rsid w:val="006C2CA7"/>
    <w:rsid w:val="006C3268"/>
    <w:rsid w:val="006C40E9"/>
    <w:rsid w:val="006C4430"/>
    <w:rsid w:val="006C50BA"/>
    <w:rsid w:val="006C636E"/>
    <w:rsid w:val="006C68C7"/>
    <w:rsid w:val="006C730C"/>
    <w:rsid w:val="006C748A"/>
    <w:rsid w:val="006C7796"/>
    <w:rsid w:val="006D0C33"/>
    <w:rsid w:val="006D0F60"/>
    <w:rsid w:val="006D240C"/>
    <w:rsid w:val="006D2616"/>
    <w:rsid w:val="006D27F6"/>
    <w:rsid w:val="006D2B17"/>
    <w:rsid w:val="006D4CE2"/>
    <w:rsid w:val="006D5DFE"/>
    <w:rsid w:val="006D6396"/>
    <w:rsid w:val="006D6550"/>
    <w:rsid w:val="006D7015"/>
    <w:rsid w:val="006D7324"/>
    <w:rsid w:val="006D7527"/>
    <w:rsid w:val="006D7B60"/>
    <w:rsid w:val="006D7FF8"/>
    <w:rsid w:val="006E0925"/>
    <w:rsid w:val="006E0D2A"/>
    <w:rsid w:val="006E0F1F"/>
    <w:rsid w:val="006E0FA7"/>
    <w:rsid w:val="006E0FAE"/>
    <w:rsid w:val="006E1247"/>
    <w:rsid w:val="006E132E"/>
    <w:rsid w:val="006E143C"/>
    <w:rsid w:val="006E147C"/>
    <w:rsid w:val="006E1584"/>
    <w:rsid w:val="006E16A0"/>
    <w:rsid w:val="006E1E50"/>
    <w:rsid w:val="006E2538"/>
    <w:rsid w:val="006E26DD"/>
    <w:rsid w:val="006E2970"/>
    <w:rsid w:val="006E2EF3"/>
    <w:rsid w:val="006E3000"/>
    <w:rsid w:val="006E3093"/>
    <w:rsid w:val="006E33A2"/>
    <w:rsid w:val="006E3BDA"/>
    <w:rsid w:val="006E4DF7"/>
    <w:rsid w:val="006E5C8E"/>
    <w:rsid w:val="006E5F15"/>
    <w:rsid w:val="006E6017"/>
    <w:rsid w:val="006E6557"/>
    <w:rsid w:val="006E65B3"/>
    <w:rsid w:val="006E6810"/>
    <w:rsid w:val="006E6B12"/>
    <w:rsid w:val="006E74AE"/>
    <w:rsid w:val="006E750A"/>
    <w:rsid w:val="006E776B"/>
    <w:rsid w:val="006E7969"/>
    <w:rsid w:val="006F0020"/>
    <w:rsid w:val="006F0282"/>
    <w:rsid w:val="006F073B"/>
    <w:rsid w:val="006F0E73"/>
    <w:rsid w:val="006F0EC3"/>
    <w:rsid w:val="006F0F0C"/>
    <w:rsid w:val="006F1EAE"/>
    <w:rsid w:val="006F2182"/>
    <w:rsid w:val="006F23A3"/>
    <w:rsid w:val="006F2763"/>
    <w:rsid w:val="006F2D17"/>
    <w:rsid w:val="006F4111"/>
    <w:rsid w:val="006F426D"/>
    <w:rsid w:val="006F54D7"/>
    <w:rsid w:val="006F5E0D"/>
    <w:rsid w:val="006F6B09"/>
    <w:rsid w:val="006F6D59"/>
    <w:rsid w:val="006F7A4F"/>
    <w:rsid w:val="006F7B82"/>
    <w:rsid w:val="007002D5"/>
    <w:rsid w:val="0070047E"/>
    <w:rsid w:val="00700E76"/>
    <w:rsid w:val="00701A11"/>
    <w:rsid w:val="00701A86"/>
    <w:rsid w:val="00701F93"/>
    <w:rsid w:val="007026E7"/>
    <w:rsid w:val="00702719"/>
    <w:rsid w:val="00703B97"/>
    <w:rsid w:val="007048C2"/>
    <w:rsid w:val="00705791"/>
    <w:rsid w:val="00705B46"/>
    <w:rsid w:val="00705E14"/>
    <w:rsid w:val="00705F82"/>
    <w:rsid w:val="00706BD9"/>
    <w:rsid w:val="007071B4"/>
    <w:rsid w:val="00707B52"/>
    <w:rsid w:val="0071065B"/>
    <w:rsid w:val="00710899"/>
    <w:rsid w:val="00711AA9"/>
    <w:rsid w:val="00712BAF"/>
    <w:rsid w:val="00713057"/>
    <w:rsid w:val="0071388A"/>
    <w:rsid w:val="00713C25"/>
    <w:rsid w:val="00714290"/>
    <w:rsid w:val="007142DB"/>
    <w:rsid w:val="00714B24"/>
    <w:rsid w:val="00714C79"/>
    <w:rsid w:val="00714E3E"/>
    <w:rsid w:val="00714EE2"/>
    <w:rsid w:val="007155B7"/>
    <w:rsid w:val="00716042"/>
    <w:rsid w:val="007160BA"/>
    <w:rsid w:val="00716A35"/>
    <w:rsid w:val="00717542"/>
    <w:rsid w:val="0071796B"/>
    <w:rsid w:val="0072003C"/>
    <w:rsid w:val="00720335"/>
    <w:rsid w:val="0072061B"/>
    <w:rsid w:val="0072077B"/>
    <w:rsid w:val="007208C8"/>
    <w:rsid w:val="00721077"/>
    <w:rsid w:val="00721CA7"/>
    <w:rsid w:val="00722B8C"/>
    <w:rsid w:val="007233C4"/>
    <w:rsid w:val="007235B6"/>
    <w:rsid w:val="00723925"/>
    <w:rsid w:val="0072430E"/>
    <w:rsid w:val="007257F2"/>
    <w:rsid w:val="007259AB"/>
    <w:rsid w:val="0072663F"/>
    <w:rsid w:val="00726A96"/>
    <w:rsid w:val="007276CD"/>
    <w:rsid w:val="0072786C"/>
    <w:rsid w:val="00727DAA"/>
    <w:rsid w:val="00727F04"/>
    <w:rsid w:val="007314EF"/>
    <w:rsid w:val="0073194E"/>
    <w:rsid w:val="00731D60"/>
    <w:rsid w:val="00733038"/>
    <w:rsid w:val="00733BBE"/>
    <w:rsid w:val="00733E85"/>
    <w:rsid w:val="00733F87"/>
    <w:rsid w:val="007343B2"/>
    <w:rsid w:val="00734A10"/>
    <w:rsid w:val="00734BAB"/>
    <w:rsid w:val="007352FB"/>
    <w:rsid w:val="00735B20"/>
    <w:rsid w:val="00735B29"/>
    <w:rsid w:val="00735C20"/>
    <w:rsid w:val="00735FA0"/>
    <w:rsid w:val="007366CB"/>
    <w:rsid w:val="00736E80"/>
    <w:rsid w:val="007371A7"/>
    <w:rsid w:val="0073775D"/>
    <w:rsid w:val="0073779C"/>
    <w:rsid w:val="00737924"/>
    <w:rsid w:val="0074099B"/>
    <w:rsid w:val="007418C8"/>
    <w:rsid w:val="00741D71"/>
    <w:rsid w:val="007427BC"/>
    <w:rsid w:val="007442F6"/>
    <w:rsid w:val="00744478"/>
    <w:rsid w:val="00744683"/>
    <w:rsid w:val="00744689"/>
    <w:rsid w:val="00745017"/>
    <w:rsid w:val="0074575C"/>
    <w:rsid w:val="00745D8A"/>
    <w:rsid w:val="0074605F"/>
    <w:rsid w:val="0074621F"/>
    <w:rsid w:val="007469FA"/>
    <w:rsid w:val="007470E4"/>
    <w:rsid w:val="00747725"/>
    <w:rsid w:val="00750645"/>
    <w:rsid w:val="0075064F"/>
    <w:rsid w:val="0075106C"/>
    <w:rsid w:val="007515CF"/>
    <w:rsid w:val="007519AF"/>
    <w:rsid w:val="00751C04"/>
    <w:rsid w:val="00752790"/>
    <w:rsid w:val="00753322"/>
    <w:rsid w:val="00753468"/>
    <w:rsid w:val="007536B1"/>
    <w:rsid w:val="00753BCB"/>
    <w:rsid w:val="00754C61"/>
    <w:rsid w:val="00755737"/>
    <w:rsid w:val="00755B60"/>
    <w:rsid w:val="0075605D"/>
    <w:rsid w:val="0075634D"/>
    <w:rsid w:val="00756674"/>
    <w:rsid w:val="007568A3"/>
    <w:rsid w:val="007568BA"/>
    <w:rsid w:val="00757115"/>
    <w:rsid w:val="00757190"/>
    <w:rsid w:val="0075796A"/>
    <w:rsid w:val="00757ED6"/>
    <w:rsid w:val="00760541"/>
    <w:rsid w:val="0076124C"/>
    <w:rsid w:val="0076154E"/>
    <w:rsid w:val="007615E3"/>
    <w:rsid w:val="007618D8"/>
    <w:rsid w:val="00761BF4"/>
    <w:rsid w:val="00763B90"/>
    <w:rsid w:val="007640BA"/>
    <w:rsid w:val="00764265"/>
    <w:rsid w:val="0076499B"/>
    <w:rsid w:val="00766130"/>
    <w:rsid w:val="007668FF"/>
    <w:rsid w:val="007669B3"/>
    <w:rsid w:val="0076791D"/>
    <w:rsid w:val="0077050C"/>
    <w:rsid w:val="007714F3"/>
    <w:rsid w:val="00771D2C"/>
    <w:rsid w:val="007724DE"/>
    <w:rsid w:val="0077295B"/>
    <w:rsid w:val="0077338C"/>
    <w:rsid w:val="00773621"/>
    <w:rsid w:val="00773624"/>
    <w:rsid w:val="0077532B"/>
    <w:rsid w:val="00775365"/>
    <w:rsid w:val="00775E8E"/>
    <w:rsid w:val="007761C1"/>
    <w:rsid w:val="007763F5"/>
    <w:rsid w:val="00776456"/>
    <w:rsid w:val="0077683C"/>
    <w:rsid w:val="00776E2E"/>
    <w:rsid w:val="0077719F"/>
    <w:rsid w:val="00777235"/>
    <w:rsid w:val="00777348"/>
    <w:rsid w:val="0077777E"/>
    <w:rsid w:val="00777C8B"/>
    <w:rsid w:val="00777CF1"/>
    <w:rsid w:val="00780013"/>
    <w:rsid w:val="00780981"/>
    <w:rsid w:val="00780C4D"/>
    <w:rsid w:val="00781018"/>
    <w:rsid w:val="007824CC"/>
    <w:rsid w:val="007825D4"/>
    <w:rsid w:val="00782657"/>
    <w:rsid w:val="00782A5B"/>
    <w:rsid w:val="0078320F"/>
    <w:rsid w:val="0078485A"/>
    <w:rsid w:val="007850C4"/>
    <w:rsid w:val="00785525"/>
    <w:rsid w:val="00786057"/>
    <w:rsid w:val="00786A73"/>
    <w:rsid w:val="00786AED"/>
    <w:rsid w:val="0078716D"/>
    <w:rsid w:val="007878AC"/>
    <w:rsid w:val="00790340"/>
    <w:rsid w:val="00790740"/>
    <w:rsid w:val="0079096F"/>
    <w:rsid w:val="007914ED"/>
    <w:rsid w:val="00792D4B"/>
    <w:rsid w:val="00792E89"/>
    <w:rsid w:val="007932DB"/>
    <w:rsid w:val="007943D5"/>
    <w:rsid w:val="0079513F"/>
    <w:rsid w:val="007953E1"/>
    <w:rsid w:val="00795706"/>
    <w:rsid w:val="007968C9"/>
    <w:rsid w:val="00796D88"/>
    <w:rsid w:val="007A0562"/>
    <w:rsid w:val="007A05E2"/>
    <w:rsid w:val="007A10F6"/>
    <w:rsid w:val="007A1617"/>
    <w:rsid w:val="007A1A81"/>
    <w:rsid w:val="007A1D09"/>
    <w:rsid w:val="007A1FD6"/>
    <w:rsid w:val="007A32CB"/>
    <w:rsid w:val="007A3437"/>
    <w:rsid w:val="007A37E3"/>
    <w:rsid w:val="007A38B1"/>
    <w:rsid w:val="007A49BC"/>
    <w:rsid w:val="007A5901"/>
    <w:rsid w:val="007A629B"/>
    <w:rsid w:val="007A674B"/>
    <w:rsid w:val="007A6B39"/>
    <w:rsid w:val="007A6DF1"/>
    <w:rsid w:val="007A72BF"/>
    <w:rsid w:val="007A741D"/>
    <w:rsid w:val="007A745A"/>
    <w:rsid w:val="007A79E7"/>
    <w:rsid w:val="007A7CCA"/>
    <w:rsid w:val="007A7F86"/>
    <w:rsid w:val="007A7FC5"/>
    <w:rsid w:val="007B0021"/>
    <w:rsid w:val="007B10B8"/>
    <w:rsid w:val="007B1655"/>
    <w:rsid w:val="007B248C"/>
    <w:rsid w:val="007B2CC6"/>
    <w:rsid w:val="007B304E"/>
    <w:rsid w:val="007B44AC"/>
    <w:rsid w:val="007B474F"/>
    <w:rsid w:val="007B4B9A"/>
    <w:rsid w:val="007B5558"/>
    <w:rsid w:val="007B676B"/>
    <w:rsid w:val="007B67EF"/>
    <w:rsid w:val="007B6AB3"/>
    <w:rsid w:val="007B731C"/>
    <w:rsid w:val="007B7F84"/>
    <w:rsid w:val="007C03BE"/>
    <w:rsid w:val="007C0728"/>
    <w:rsid w:val="007C130C"/>
    <w:rsid w:val="007C1A02"/>
    <w:rsid w:val="007C2160"/>
    <w:rsid w:val="007C2282"/>
    <w:rsid w:val="007C29EF"/>
    <w:rsid w:val="007C3463"/>
    <w:rsid w:val="007C3816"/>
    <w:rsid w:val="007C4909"/>
    <w:rsid w:val="007C4E21"/>
    <w:rsid w:val="007C52CC"/>
    <w:rsid w:val="007C53A5"/>
    <w:rsid w:val="007C642F"/>
    <w:rsid w:val="007C66C9"/>
    <w:rsid w:val="007C72E4"/>
    <w:rsid w:val="007C7BEB"/>
    <w:rsid w:val="007D0009"/>
    <w:rsid w:val="007D0177"/>
    <w:rsid w:val="007D0A0D"/>
    <w:rsid w:val="007D1807"/>
    <w:rsid w:val="007D1903"/>
    <w:rsid w:val="007D28E2"/>
    <w:rsid w:val="007D3416"/>
    <w:rsid w:val="007D35D7"/>
    <w:rsid w:val="007D3D57"/>
    <w:rsid w:val="007D42ED"/>
    <w:rsid w:val="007D444A"/>
    <w:rsid w:val="007D5511"/>
    <w:rsid w:val="007D5B98"/>
    <w:rsid w:val="007D5C6A"/>
    <w:rsid w:val="007D6A8C"/>
    <w:rsid w:val="007D799E"/>
    <w:rsid w:val="007E1260"/>
    <w:rsid w:val="007E2122"/>
    <w:rsid w:val="007E29FA"/>
    <w:rsid w:val="007E2B04"/>
    <w:rsid w:val="007E2E35"/>
    <w:rsid w:val="007E31DA"/>
    <w:rsid w:val="007E32FF"/>
    <w:rsid w:val="007E35BF"/>
    <w:rsid w:val="007E360F"/>
    <w:rsid w:val="007E37F7"/>
    <w:rsid w:val="007E4294"/>
    <w:rsid w:val="007E4352"/>
    <w:rsid w:val="007E58E2"/>
    <w:rsid w:val="007E6191"/>
    <w:rsid w:val="007E6D81"/>
    <w:rsid w:val="007E6DAD"/>
    <w:rsid w:val="007E7007"/>
    <w:rsid w:val="007F02D3"/>
    <w:rsid w:val="007F1374"/>
    <w:rsid w:val="007F23E5"/>
    <w:rsid w:val="007F2DE2"/>
    <w:rsid w:val="007F3AFF"/>
    <w:rsid w:val="007F428A"/>
    <w:rsid w:val="007F4502"/>
    <w:rsid w:val="007F478D"/>
    <w:rsid w:val="007F4BB5"/>
    <w:rsid w:val="007F5267"/>
    <w:rsid w:val="007F5C13"/>
    <w:rsid w:val="007F6519"/>
    <w:rsid w:val="007F7948"/>
    <w:rsid w:val="0080096B"/>
    <w:rsid w:val="00801C8F"/>
    <w:rsid w:val="00802A43"/>
    <w:rsid w:val="00802AE7"/>
    <w:rsid w:val="0080351F"/>
    <w:rsid w:val="00803E28"/>
    <w:rsid w:val="008042B0"/>
    <w:rsid w:val="00804821"/>
    <w:rsid w:val="00804EE2"/>
    <w:rsid w:val="0080510E"/>
    <w:rsid w:val="00805BFA"/>
    <w:rsid w:val="00805FDD"/>
    <w:rsid w:val="00806323"/>
    <w:rsid w:val="0080638C"/>
    <w:rsid w:val="00806FB2"/>
    <w:rsid w:val="00807883"/>
    <w:rsid w:val="00807EE0"/>
    <w:rsid w:val="0081022A"/>
    <w:rsid w:val="0081047E"/>
    <w:rsid w:val="008106B9"/>
    <w:rsid w:val="0081091D"/>
    <w:rsid w:val="00810993"/>
    <w:rsid w:val="00811D03"/>
    <w:rsid w:val="008120DE"/>
    <w:rsid w:val="00812CF9"/>
    <w:rsid w:val="008138F9"/>
    <w:rsid w:val="00813919"/>
    <w:rsid w:val="00813A5F"/>
    <w:rsid w:val="00813A6A"/>
    <w:rsid w:val="00813E2A"/>
    <w:rsid w:val="008142BC"/>
    <w:rsid w:val="008147C3"/>
    <w:rsid w:val="0081488B"/>
    <w:rsid w:val="00814B09"/>
    <w:rsid w:val="00815478"/>
    <w:rsid w:val="00815685"/>
    <w:rsid w:val="00815876"/>
    <w:rsid w:val="00815A64"/>
    <w:rsid w:val="008168C8"/>
    <w:rsid w:val="00817C64"/>
    <w:rsid w:val="008201FE"/>
    <w:rsid w:val="00820C6F"/>
    <w:rsid w:val="00821AAB"/>
    <w:rsid w:val="00821AD1"/>
    <w:rsid w:val="00822048"/>
    <w:rsid w:val="008220B1"/>
    <w:rsid w:val="00822D09"/>
    <w:rsid w:val="008231A2"/>
    <w:rsid w:val="00824046"/>
    <w:rsid w:val="00824098"/>
    <w:rsid w:val="00824E6F"/>
    <w:rsid w:val="00825E93"/>
    <w:rsid w:val="008263CB"/>
    <w:rsid w:val="008267A0"/>
    <w:rsid w:val="00826B2E"/>
    <w:rsid w:val="00826BC4"/>
    <w:rsid w:val="0082797E"/>
    <w:rsid w:val="00827D15"/>
    <w:rsid w:val="00827DF2"/>
    <w:rsid w:val="00830674"/>
    <w:rsid w:val="008312FD"/>
    <w:rsid w:val="00832370"/>
    <w:rsid w:val="00832CBF"/>
    <w:rsid w:val="00832F4E"/>
    <w:rsid w:val="00833031"/>
    <w:rsid w:val="0083376F"/>
    <w:rsid w:val="00833931"/>
    <w:rsid w:val="00834363"/>
    <w:rsid w:val="0083445F"/>
    <w:rsid w:val="0083471F"/>
    <w:rsid w:val="00834C7E"/>
    <w:rsid w:val="0083543A"/>
    <w:rsid w:val="00835C19"/>
    <w:rsid w:val="00836FD0"/>
    <w:rsid w:val="00837368"/>
    <w:rsid w:val="008373ED"/>
    <w:rsid w:val="008379DD"/>
    <w:rsid w:val="00837C32"/>
    <w:rsid w:val="00840725"/>
    <w:rsid w:val="00840FA5"/>
    <w:rsid w:val="00841451"/>
    <w:rsid w:val="00841DAE"/>
    <w:rsid w:val="00841FA0"/>
    <w:rsid w:val="008423C0"/>
    <w:rsid w:val="008424B0"/>
    <w:rsid w:val="00842618"/>
    <w:rsid w:val="0084305B"/>
    <w:rsid w:val="0084353E"/>
    <w:rsid w:val="00843739"/>
    <w:rsid w:val="008438DC"/>
    <w:rsid w:val="00843A5F"/>
    <w:rsid w:val="00844F42"/>
    <w:rsid w:val="0084648D"/>
    <w:rsid w:val="0084666C"/>
    <w:rsid w:val="008469AE"/>
    <w:rsid w:val="0084715D"/>
    <w:rsid w:val="00847962"/>
    <w:rsid w:val="00850170"/>
    <w:rsid w:val="00850EEC"/>
    <w:rsid w:val="00850F43"/>
    <w:rsid w:val="008513B8"/>
    <w:rsid w:val="00851E50"/>
    <w:rsid w:val="00852499"/>
    <w:rsid w:val="008530FA"/>
    <w:rsid w:val="008536FE"/>
    <w:rsid w:val="00854186"/>
    <w:rsid w:val="0085469C"/>
    <w:rsid w:val="00855356"/>
    <w:rsid w:val="00855555"/>
    <w:rsid w:val="008556E9"/>
    <w:rsid w:val="0085661C"/>
    <w:rsid w:val="00857575"/>
    <w:rsid w:val="00857634"/>
    <w:rsid w:val="008602D0"/>
    <w:rsid w:val="008604B6"/>
    <w:rsid w:val="008605D5"/>
    <w:rsid w:val="00860F1E"/>
    <w:rsid w:val="008610B5"/>
    <w:rsid w:val="008611C8"/>
    <w:rsid w:val="008618DF"/>
    <w:rsid w:val="0086208D"/>
    <w:rsid w:val="00862230"/>
    <w:rsid w:val="0086225F"/>
    <w:rsid w:val="0086236E"/>
    <w:rsid w:val="008628A6"/>
    <w:rsid w:val="008628AE"/>
    <w:rsid w:val="00863A7B"/>
    <w:rsid w:val="00864171"/>
    <w:rsid w:val="00864C6F"/>
    <w:rsid w:val="0086575D"/>
    <w:rsid w:val="00866732"/>
    <w:rsid w:val="0086694B"/>
    <w:rsid w:val="00867351"/>
    <w:rsid w:val="00867F55"/>
    <w:rsid w:val="0087003A"/>
    <w:rsid w:val="00870405"/>
    <w:rsid w:val="00871389"/>
    <w:rsid w:val="00871664"/>
    <w:rsid w:val="008722CB"/>
    <w:rsid w:val="008727B4"/>
    <w:rsid w:val="0087371A"/>
    <w:rsid w:val="00873840"/>
    <w:rsid w:val="00873BEE"/>
    <w:rsid w:val="0087414D"/>
    <w:rsid w:val="00874226"/>
    <w:rsid w:val="00874542"/>
    <w:rsid w:val="00875738"/>
    <w:rsid w:val="0087582C"/>
    <w:rsid w:val="0087618B"/>
    <w:rsid w:val="00876426"/>
    <w:rsid w:val="00876453"/>
    <w:rsid w:val="00876BEE"/>
    <w:rsid w:val="00877B33"/>
    <w:rsid w:val="00877FD7"/>
    <w:rsid w:val="00880492"/>
    <w:rsid w:val="00880B7C"/>
    <w:rsid w:val="00881B22"/>
    <w:rsid w:val="00881C30"/>
    <w:rsid w:val="00881CC2"/>
    <w:rsid w:val="0088264D"/>
    <w:rsid w:val="00882A63"/>
    <w:rsid w:val="00882B8F"/>
    <w:rsid w:val="008831B4"/>
    <w:rsid w:val="00883E80"/>
    <w:rsid w:val="00884219"/>
    <w:rsid w:val="0088448F"/>
    <w:rsid w:val="008850C3"/>
    <w:rsid w:val="008851D3"/>
    <w:rsid w:val="00885ACC"/>
    <w:rsid w:val="00885AD2"/>
    <w:rsid w:val="00885E01"/>
    <w:rsid w:val="00885FC7"/>
    <w:rsid w:val="0088603F"/>
    <w:rsid w:val="00886673"/>
    <w:rsid w:val="008867B5"/>
    <w:rsid w:val="00886D04"/>
    <w:rsid w:val="00886EC4"/>
    <w:rsid w:val="008873DD"/>
    <w:rsid w:val="008906D7"/>
    <w:rsid w:val="00891C4A"/>
    <w:rsid w:val="00892565"/>
    <w:rsid w:val="00893130"/>
    <w:rsid w:val="00893508"/>
    <w:rsid w:val="008939F1"/>
    <w:rsid w:val="00894649"/>
    <w:rsid w:val="00895149"/>
    <w:rsid w:val="00896357"/>
    <w:rsid w:val="00896B30"/>
    <w:rsid w:val="00896E03"/>
    <w:rsid w:val="008974EB"/>
    <w:rsid w:val="00897F89"/>
    <w:rsid w:val="008A04D2"/>
    <w:rsid w:val="008A061B"/>
    <w:rsid w:val="008A0CBA"/>
    <w:rsid w:val="008A10E9"/>
    <w:rsid w:val="008A137B"/>
    <w:rsid w:val="008A1A23"/>
    <w:rsid w:val="008A1D7D"/>
    <w:rsid w:val="008A1DEC"/>
    <w:rsid w:val="008A2D68"/>
    <w:rsid w:val="008A32E8"/>
    <w:rsid w:val="008A369A"/>
    <w:rsid w:val="008A3E6A"/>
    <w:rsid w:val="008A4470"/>
    <w:rsid w:val="008A4DBA"/>
    <w:rsid w:val="008A5093"/>
    <w:rsid w:val="008A600D"/>
    <w:rsid w:val="008A602A"/>
    <w:rsid w:val="008A6947"/>
    <w:rsid w:val="008A6B77"/>
    <w:rsid w:val="008A6E16"/>
    <w:rsid w:val="008A7259"/>
    <w:rsid w:val="008A73B2"/>
    <w:rsid w:val="008A7FE4"/>
    <w:rsid w:val="008B0292"/>
    <w:rsid w:val="008B02FD"/>
    <w:rsid w:val="008B0427"/>
    <w:rsid w:val="008B055B"/>
    <w:rsid w:val="008B0734"/>
    <w:rsid w:val="008B0E20"/>
    <w:rsid w:val="008B0E7F"/>
    <w:rsid w:val="008B1534"/>
    <w:rsid w:val="008B1E07"/>
    <w:rsid w:val="008B313B"/>
    <w:rsid w:val="008B32EC"/>
    <w:rsid w:val="008B3578"/>
    <w:rsid w:val="008B39A9"/>
    <w:rsid w:val="008B3ADE"/>
    <w:rsid w:val="008B3FD8"/>
    <w:rsid w:val="008B6107"/>
    <w:rsid w:val="008B7461"/>
    <w:rsid w:val="008B74E5"/>
    <w:rsid w:val="008B784F"/>
    <w:rsid w:val="008B7C79"/>
    <w:rsid w:val="008C0060"/>
    <w:rsid w:val="008C0161"/>
    <w:rsid w:val="008C0A11"/>
    <w:rsid w:val="008C0CDC"/>
    <w:rsid w:val="008C186A"/>
    <w:rsid w:val="008C1DB5"/>
    <w:rsid w:val="008C3A4C"/>
    <w:rsid w:val="008C3ABA"/>
    <w:rsid w:val="008C4216"/>
    <w:rsid w:val="008C487C"/>
    <w:rsid w:val="008C48D6"/>
    <w:rsid w:val="008C4F8E"/>
    <w:rsid w:val="008C52ED"/>
    <w:rsid w:val="008C5E64"/>
    <w:rsid w:val="008C7A1E"/>
    <w:rsid w:val="008C7EC8"/>
    <w:rsid w:val="008D0153"/>
    <w:rsid w:val="008D141D"/>
    <w:rsid w:val="008D23D7"/>
    <w:rsid w:val="008D24F0"/>
    <w:rsid w:val="008D3520"/>
    <w:rsid w:val="008D379F"/>
    <w:rsid w:val="008D3B40"/>
    <w:rsid w:val="008D3F8F"/>
    <w:rsid w:val="008D4C9A"/>
    <w:rsid w:val="008D5837"/>
    <w:rsid w:val="008D6132"/>
    <w:rsid w:val="008D67C7"/>
    <w:rsid w:val="008D69D6"/>
    <w:rsid w:val="008D7829"/>
    <w:rsid w:val="008D7CCA"/>
    <w:rsid w:val="008E0717"/>
    <w:rsid w:val="008E0932"/>
    <w:rsid w:val="008E0DFD"/>
    <w:rsid w:val="008E1ACD"/>
    <w:rsid w:val="008E2099"/>
    <w:rsid w:val="008E23CA"/>
    <w:rsid w:val="008E24C3"/>
    <w:rsid w:val="008E347F"/>
    <w:rsid w:val="008E34C8"/>
    <w:rsid w:val="008E3A44"/>
    <w:rsid w:val="008E49E7"/>
    <w:rsid w:val="008E62FB"/>
    <w:rsid w:val="008E6FE3"/>
    <w:rsid w:val="008E77CE"/>
    <w:rsid w:val="008E77E4"/>
    <w:rsid w:val="008E7B95"/>
    <w:rsid w:val="008E7CEB"/>
    <w:rsid w:val="008F0AB2"/>
    <w:rsid w:val="008F183D"/>
    <w:rsid w:val="008F2270"/>
    <w:rsid w:val="008F22CB"/>
    <w:rsid w:val="008F2904"/>
    <w:rsid w:val="008F2990"/>
    <w:rsid w:val="008F302F"/>
    <w:rsid w:val="008F345A"/>
    <w:rsid w:val="008F3DF2"/>
    <w:rsid w:val="008F4C8A"/>
    <w:rsid w:val="008F4F16"/>
    <w:rsid w:val="008F538A"/>
    <w:rsid w:val="008F55A5"/>
    <w:rsid w:val="008F5600"/>
    <w:rsid w:val="008F5EBB"/>
    <w:rsid w:val="008F6611"/>
    <w:rsid w:val="008F6D24"/>
    <w:rsid w:val="008F77DD"/>
    <w:rsid w:val="008F7970"/>
    <w:rsid w:val="008F7D33"/>
    <w:rsid w:val="00900208"/>
    <w:rsid w:val="00900B1A"/>
    <w:rsid w:val="00900ECE"/>
    <w:rsid w:val="009012B6"/>
    <w:rsid w:val="009019DD"/>
    <w:rsid w:val="00901A43"/>
    <w:rsid w:val="00901E15"/>
    <w:rsid w:val="00902202"/>
    <w:rsid w:val="009022EF"/>
    <w:rsid w:val="0090232B"/>
    <w:rsid w:val="00902588"/>
    <w:rsid w:val="00903113"/>
    <w:rsid w:val="0090318C"/>
    <w:rsid w:val="00903BE6"/>
    <w:rsid w:val="009040D7"/>
    <w:rsid w:val="00905998"/>
    <w:rsid w:val="00906441"/>
    <w:rsid w:val="009075DE"/>
    <w:rsid w:val="00907A32"/>
    <w:rsid w:val="00907C94"/>
    <w:rsid w:val="00910089"/>
    <w:rsid w:val="00910227"/>
    <w:rsid w:val="00910907"/>
    <w:rsid w:val="00910FA1"/>
    <w:rsid w:val="00911571"/>
    <w:rsid w:val="00911726"/>
    <w:rsid w:val="0091264C"/>
    <w:rsid w:val="009129AF"/>
    <w:rsid w:val="00912E22"/>
    <w:rsid w:val="00913080"/>
    <w:rsid w:val="00913234"/>
    <w:rsid w:val="00913406"/>
    <w:rsid w:val="00913B67"/>
    <w:rsid w:val="00914E1A"/>
    <w:rsid w:val="00916DB1"/>
    <w:rsid w:val="00916E00"/>
    <w:rsid w:val="009171CD"/>
    <w:rsid w:val="0091720B"/>
    <w:rsid w:val="00917EB5"/>
    <w:rsid w:val="00917FDE"/>
    <w:rsid w:val="0092071C"/>
    <w:rsid w:val="009210FD"/>
    <w:rsid w:val="0092124F"/>
    <w:rsid w:val="00921335"/>
    <w:rsid w:val="0092272A"/>
    <w:rsid w:val="009230A7"/>
    <w:rsid w:val="009235D9"/>
    <w:rsid w:val="0092397D"/>
    <w:rsid w:val="0092398A"/>
    <w:rsid w:val="00923E02"/>
    <w:rsid w:val="00924652"/>
    <w:rsid w:val="009246F7"/>
    <w:rsid w:val="009257F3"/>
    <w:rsid w:val="00925D27"/>
    <w:rsid w:val="009260B5"/>
    <w:rsid w:val="00926921"/>
    <w:rsid w:val="009271E1"/>
    <w:rsid w:val="009277C0"/>
    <w:rsid w:val="009277D6"/>
    <w:rsid w:val="00927871"/>
    <w:rsid w:val="00930069"/>
    <w:rsid w:val="0093022D"/>
    <w:rsid w:val="009302FD"/>
    <w:rsid w:val="00930581"/>
    <w:rsid w:val="009309AA"/>
    <w:rsid w:val="00930B5C"/>
    <w:rsid w:val="009315C4"/>
    <w:rsid w:val="00931E4D"/>
    <w:rsid w:val="00932607"/>
    <w:rsid w:val="009334D1"/>
    <w:rsid w:val="00934C8B"/>
    <w:rsid w:val="00934DAA"/>
    <w:rsid w:val="00935224"/>
    <w:rsid w:val="00935A42"/>
    <w:rsid w:val="00936238"/>
    <w:rsid w:val="00936461"/>
    <w:rsid w:val="009375EE"/>
    <w:rsid w:val="00940426"/>
    <w:rsid w:val="00940B77"/>
    <w:rsid w:val="00940FAD"/>
    <w:rsid w:val="00941991"/>
    <w:rsid w:val="00941CCF"/>
    <w:rsid w:val="009430CE"/>
    <w:rsid w:val="009437D9"/>
    <w:rsid w:val="0094380D"/>
    <w:rsid w:val="009443E3"/>
    <w:rsid w:val="009459F2"/>
    <w:rsid w:val="00945FCE"/>
    <w:rsid w:val="009470BA"/>
    <w:rsid w:val="009475D4"/>
    <w:rsid w:val="00947C18"/>
    <w:rsid w:val="00947E95"/>
    <w:rsid w:val="00950194"/>
    <w:rsid w:val="0095026A"/>
    <w:rsid w:val="009503D8"/>
    <w:rsid w:val="00952B29"/>
    <w:rsid w:val="0095355C"/>
    <w:rsid w:val="00953AD8"/>
    <w:rsid w:val="009540A5"/>
    <w:rsid w:val="009549F2"/>
    <w:rsid w:val="00954A6D"/>
    <w:rsid w:val="00954CCC"/>
    <w:rsid w:val="00955E0A"/>
    <w:rsid w:val="00955FB8"/>
    <w:rsid w:val="00956341"/>
    <w:rsid w:val="00956652"/>
    <w:rsid w:val="00956C7A"/>
    <w:rsid w:val="00957C23"/>
    <w:rsid w:val="0096189F"/>
    <w:rsid w:val="00961B4C"/>
    <w:rsid w:val="00961DA5"/>
    <w:rsid w:val="0096342D"/>
    <w:rsid w:val="00963EA9"/>
    <w:rsid w:val="0096489F"/>
    <w:rsid w:val="00964AB6"/>
    <w:rsid w:val="0096516C"/>
    <w:rsid w:val="00965491"/>
    <w:rsid w:val="00966123"/>
    <w:rsid w:val="009663F7"/>
    <w:rsid w:val="009666EF"/>
    <w:rsid w:val="00966C7A"/>
    <w:rsid w:val="0097010B"/>
    <w:rsid w:val="009703F4"/>
    <w:rsid w:val="009703FA"/>
    <w:rsid w:val="00970A8F"/>
    <w:rsid w:val="00970C8B"/>
    <w:rsid w:val="00970D62"/>
    <w:rsid w:val="00971CBF"/>
    <w:rsid w:val="00971FF4"/>
    <w:rsid w:val="009724A4"/>
    <w:rsid w:val="0097277F"/>
    <w:rsid w:val="00972C2A"/>
    <w:rsid w:val="00972FB0"/>
    <w:rsid w:val="00973546"/>
    <w:rsid w:val="0097372A"/>
    <w:rsid w:val="00973F5C"/>
    <w:rsid w:val="00974386"/>
    <w:rsid w:val="009746D4"/>
    <w:rsid w:val="00975658"/>
    <w:rsid w:val="009759B2"/>
    <w:rsid w:val="009768DE"/>
    <w:rsid w:val="00976926"/>
    <w:rsid w:val="00976ADC"/>
    <w:rsid w:val="009776CD"/>
    <w:rsid w:val="0097785E"/>
    <w:rsid w:val="00977A40"/>
    <w:rsid w:val="0098102F"/>
    <w:rsid w:val="00981A57"/>
    <w:rsid w:val="00981B01"/>
    <w:rsid w:val="0098225D"/>
    <w:rsid w:val="00983037"/>
    <w:rsid w:val="00983DB0"/>
    <w:rsid w:val="00983F44"/>
    <w:rsid w:val="009841BC"/>
    <w:rsid w:val="009843E9"/>
    <w:rsid w:val="009847CD"/>
    <w:rsid w:val="0098502F"/>
    <w:rsid w:val="009852CE"/>
    <w:rsid w:val="00985962"/>
    <w:rsid w:val="0098754A"/>
    <w:rsid w:val="00987634"/>
    <w:rsid w:val="00990277"/>
    <w:rsid w:val="009903AD"/>
    <w:rsid w:val="00990400"/>
    <w:rsid w:val="00990D3B"/>
    <w:rsid w:val="00990E1A"/>
    <w:rsid w:val="00990FD4"/>
    <w:rsid w:val="00992DB1"/>
    <w:rsid w:val="0099382F"/>
    <w:rsid w:val="00993977"/>
    <w:rsid w:val="00994078"/>
    <w:rsid w:val="009943AD"/>
    <w:rsid w:val="00994815"/>
    <w:rsid w:val="009948D3"/>
    <w:rsid w:val="00994BB5"/>
    <w:rsid w:val="00994E43"/>
    <w:rsid w:val="00994ED8"/>
    <w:rsid w:val="009951A5"/>
    <w:rsid w:val="009954A6"/>
    <w:rsid w:val="00995D51"/>
    <w:rsid w:val="00996A55"/>
    <w:rsid w:val="00996E5C"/>
    <w:rsid w:val="0099730F"/>
    <w:rsid w:val="00997361"/>
    <w:rsid w:val="009973C5"/>
    <w:rsid w:val="009A0105"/>
    <w:rsid w:val="009A056E"/>
    <w:rsid w:val="009A0B35"/>
    <w:rsid w:val="009A0C44"/>
    <w:rsid w:val="009A0E7F"/>
    <w:rsid w:val="009A124A"/>
    <w:rsid w:val="009A14ED"/>
    <w:rsid w:val="009A17BB"/>
    <w:rsid w:val="009A1CE1"/>
    <w:rsid w:val="009A1EFB"/>
    <w:rsid w:val="009A239B"/>
    <w:rsid w:val="009A2A09"/>
    <w:rsid w:val="009A2A67"/>
    <w:rsid w:val="009A2D35"/>
    <w:rsid w:val="009A3728"/>
    <w:rsid w:val="009A376D"/>
    <w:rsid w:val="009A3F1F"/>
    <w:rsid w:val="009A4771"/>
    <w:rsid w:val="009A4BE2"/>
    <w:rsid w:val="009A4FC2"/>
    <w:rsid w:val="009A5CFB"/>
    <w:rsid w:val="009A6159"/>
    <w:rsid w:val="009A64D6"/>
    <w:rsid w:val="009A70CA"/>
    <w:rsid w:val="009A7793"/>
    <w:rsid w:val="009A78BE"/>
    <w:rsid w:val="009A7BE5"/>
    <w:rsid w:val="009A7DA1"/>
    <w:rsid w:val="009B0B5D"/>
    <w:rsid w:val="009B0DF0"/>
    <w:rsid w:val="009B0E64"/>
    <w:rsid w:val="009B1E23"/>
    <w:rsid w:val="009B3945"/>
    <w:rsid w:val="009B3C87"/>
    <w:rsid w:val="009B4478"/>
    <w:rsid w:val="009B5876"/>
    <w:rsid w:val="009B5B41"/>
    <w:rsid w:val="009B6C70"/>
    <w:rsid w:val="009B708C"/>
    <w:rsid w:val="009B73C5"/>
    <w:rsid w:val="009C020B"/>
    <w:rsid w:val="009C0601"/>
    <w:rsid w:val="009C079E"/>
    <w:rsid w:val="009C0C86"/>
    <w:rsid w:val="009C1EF6"/>
    <w:rsid w:val="009C20AC"/>
    <w:rsid w:val="009C2478"/>
    <w:rsid w:val="009C29DC"/>
    <w:rsid w:val="009C3122"/>
    <w:rsid w:val="009C3B6E"/>
    <w:rsid w:val="009C48CB"/>
    <w:rsid w:val="009C496F"/>
    <w:rsid w:val="009C4C92"/>
    <w:rsid w:val="009C4CDF"/>
    <w:rsid w:val="009C4DE6"/>
    <w:rsid w:val="009C5522"/>
    <w:rsid w:val="009C5565"/>
    <w:rsid w:val="009C5B64"/>
    <w:rsid w:val="009C6053"/>
    <w:rsid w:val="009C60E6"/>
    <w:rsid w:val="009D0276"/>
    <w:rsid w:val="009D08CB"/>
    <w:rsid w:val="009D0E01"/>
    <w:rsid w:val="009D0E26"/>
    <w:rsid w:val="009D13F2"/>
    <w:rsid w:val="009D3504"/>
    <w:rsid w:val="009D4095"/>
    <w:rsid w:val="009D41D3"/>
    <w:rsid w:val="009D4518"/>
    <w:rsid w:val="009D4CA6"/>
    <w:rsid w:val="009D652A"/>
    <w:rsid w:val="009D6761"/>
    <w:rsid w:val="009D7263"/>
    <w:rsid w:val="009D727C"/>
    <w:rsid w:val="009D74E3"/>
    <w:rsid w:val="009D76AD"/>
    <w:rsid w:val="009E0C79"/>
    <w:rsid w:val="009E1123"/>
    <w:rsid w:val="009E2288"/>
    <w:rsid w:val="009E2932"/>
    <w:rsid w:val="009E2B1A"/>
    <w:rsid w:val="009E3085"/>
    <w:rsid w:val="009E3487"/>
    <w:rsid w:val="009E34BB"/>
    <w:rsid w:val="009E34F8"/>
    <w:rsid w:val="009E39A2"/>
    <w:rsid w:val="009E3E53"/>
    <w:rsid w:val="009E49AB"/>
    <w:rsid w:val="009E543E"/>
    <w:rsid w:val="009E5540"/>
    <w:rsid w:val="009E5899"/>
    <w:rsid w:val="009E5B46"/>
    <w:rsid w:val="009E5D95"/>
    <w:rsid w:val="009E6188"/>
    <w:rsid w:val="009E6240"/>
    <w:rsid w:val="009E6C99"/>
    <w:rsid w:val="009E7035"/>
    <w:rsid w:val="009E7064"/>
    <w:rsid w:val="009E74F0"/>
    <w:rsid w:val="009E7D3C"/>
    <w:rsid w:val="009F0416"/>
    <w:rsid w:val="009F0B1D"/>
    <w:rsid w:val="009F106C"/>
    <w:rsid w:val="009F33B1"/>
    <w:rsid w:val="009F3997"/>
    <w:rsid w:val="009F3ABA"/>
    <w:rsid w:val="009F3D1E"/>
    <w:rsid w:val="009F42EE"/>
    <w:rsid w:val="009F4908"/>
    <w:rsid w:val="009F493B"/>
    <w:rsid w:val="009F613E"/>
    <w:rsid w:val="009F6416"/>
    <w:rsid w:val="009F6D4E"/>
    <w:rsid w:val="00A0021E"/>
    <w:rsid w:val="00A0039A"/>
    <w:rsid w:val="00A004AC"/>
    <w:rsid w:val="00A00A7C"/>
    <w:rsid w:val="00A00B81"/>
    <w:rsid w:val="00A00D7B"/>
    <w:rsid w:val="00A00ED4"/>
    <w:rsid w:val="00A01641"/>
    <w:rsid w:val="00A016E3"/>
    <w:rsid w:val="00A01D47"/>
    <w:rsid w:val="00A02DD3"/>
    <w:rsid w:val="00A0365F"/>
    <w:rsid w:val="00A03BE1"/>
    <w:rsid w:val="00A049E1"/>
    <w:rsid w:val="00A04C8F"/>
    <w:rsid w:val="00A0555D"/>
    <w:rsid w:val="00A062F5"/>
    <w:rsid w:val="00A06DFD"/>
    <w:rsid w:val="00A06E29"/>
    <w:rsid w:val="00A0783E"/>
    <w:rsid w:val="00A07B58"/>
    <w:rsid w:val="00A10074"/>
    <w:rsid w:val="00A1062E"/>
    <w:rsid w:val="00A10640"/>
    <w:rsid w:val="00A10B4F"/>
    <w:rsid w:val="00A10EE8"/>
    <w:rsid w:val="00A11AFF"/>
    <w:rsid w:val="00A11EE9"/>
    <w:rsid w:val="00A12D48"/>
    <w:rsid w:val="00A12EE0"/>
    <w:rsid w:val="00A1365A"/>
    <w:rsid w:val="00A158F7"/>
    <w:rsid w:val="00A15973"/>
    <w:rsid w:val="00A15C72"/>
    <w:rsid w:val="00A15D4D"/>
    <w:rsid w:val="00A16A29"/>
    <w:rsid w:val="00A16E16"/>
    <w:rsid w:val="00A17057"/>
    <w:rsid w:val="00A1795F"/>
    <w:rsid w:val="00A20908"/>
    <w:rsid w:val="00A21C8C"/>
    <w:rsid w:val="00A22402"/>
    <w:rsid w:val="00A22778"/>
    <w:rsid w:val="00A22844"/>
    <w:rsid w:val="00A2292F"/>
    <w:rsid w:val="00A23261"/>
    <w:rsid w:val="00A23356"/>
    <w:rsid w:val="00A2344F"/>
    <w:rsid w:val="00A23A5C"/>
    <w:rsid w:val="00A240E3"/>
    <w:rsid w:val="00A24AFC"/>
    <w:rsid w:val="00A24B6F"/>
    <w:rsid w:val="00A24BBD"/>
    <w:rsid w:val="00A25982"/>
    <w:rsid w:val="00A25D0B"/>
    <w:rsid w:val="00A25DBF"/>
    <w:rsid w:val="00A2623E"/>
    <w:rsid w:val="00A268B3"/>
    <w:rsid w:val="00A26BFE"/>
    <w:rsid w:val="00A26EC4"/>
    <w:rsid w:val="00A26EF3"/>
    <w:rsid w:val="00A2734B"/>
    <w:rsid w:val="00A30217"/>
    <w:rsid w:val="00A30635"/>
    <w:rsid w:val="00A30A43"/>
    <w:rsid w:val="00A30E2A"/>
    <w:rsid w:val="00A3186B"/>
    <w:rsid w:val="00A31CBB"/>
    <w:rsid w:val="00A31E30"/>
    <w:rsid w:val="00A31EE9"/>
    <w:rsid w:val="00A322D5"/>
    <w:rsid w:val="00A32618"/>
    <w:rsid w:val="00A329C5"/>
    <w:rsid w:val="00A337F1"/>
    <w:rsid w:val="00A341B9"/>
    <w:rsid w:val="00A3551B"/>
    <w:rsid w:val="00A35923"/>
    <w:rsid w:val="00A35B76"/>
    <w:rsid w:val="00A35D0E"/>
    <w:rsid w:val="00A35DFC"/>
    <w:rsid w:val="00A36144"/>
    <w:rsid w:val="00A36343"/>
    <w:rsid w:val="00A368B8"/>
    <w:rsid w:val="00A379D5"/>
    <w:rsid w:val="00A37F29"/>
    <w:rsid w:val="00A37FD5"/>
    <w:rsid w:val="00A40080"/>
    <w:rsid w:val="00A4076F"/>
    <w:rsid w:val="00A40860"/>
    <w:rsid w:val="00A408D5"/>
    <w:rsid w:val="00A40A21"/>
    <w:rsid w:val="00A416AA"/>
    <w:rsid w:val="00A416CE"/>
    <w:rsid w:val="00A4220F"/>
    <w:rsid w:val="00A4223D"/>
    <w:rsid w:val="00A42F94"/>
    <w:rsid w:val="00A43075"/>
    <w:rsid w:val="00A43670"/>
    <w:rsid w:val="00A43733"/>
    <w:rsid w:val="00A43F2F"/>
    <w:rsid w:val="00A443FA"/>
    <w:rsid w:val="00A45781"/>
    <w:rsid w:val="00A4628A"/>
    <w:rsid w:val="00A46F52"/>
    <w:rsid w:val="00A47B60"/>
    <w:rsid w:val="00A47DF0"/>
    <w:rsid w:val="00A51879"/>
    <w:rsid w:val="00A51B9D"/>
    <w:rsid w:val="00A51ED3"/>
    <w:rsid w:val="00A520DF"/>
    <w:rsid w:val="00A526E7"/>
    <w:rsid w:val="00A52B31"/>
    <w:rsid w:val="00A53FFA"/>
    <w:rsid w:val="00A5436C"/>
    <w:rsid w:val="00A54AE5"/>
    <w:rsid w:val="00A55FB9"/>
    <w:rsid w:val="00A5633A"/>
    <w:rsid w:val="00A57A3B"/>
    <w:rsid w:val="00A57FB7"/>
    <w:rsid w:val="00A602D4"/>
    <w:rsid w:val="00A607F7"/>
    <w:rsid w:val="00A60BDB"/>
    <w:rsid w:val="00A616A0"/>
    <w:rsid w:val="00A620BC"/>
    <w:rsid w:val="00A62D03"/>
    <w:rsid w:val="00A644B1"/>
    <w:rsid w:val="00A64864"/>
    <w:rsid w:val="00A64AB2"/>
    <w:rsid w:val="00A65714"/>
    <w:rsid w:val="00A67265"/>
    <w:rsid w:val="00A67D88"/>
    <w:rsid w:val="00A67E3C"/>
    <w:rsid w:val="00A7030A"/>
    <w:rsid w:val="00A70382"/>
    <w:rsid w:val="00A7047C"/>
    <w:rsid w:val="00A726FF"/>
    <w:rsid w:val="00A727E3"/>
    <w:rsid w:val="00A72ACD"/>
    <w:rsid w:val="00A736B8"/>
    <w:rsid w:val="00A73896"/>
    <w:rsid w:val="00A73E38"/>
    <w:rsid w:val="00A73E76"/>
    <w:rsid w:val="00A741B0"/>
    <w:rsid w:val="00A74861"/>
    <w:rsid w:val="00A7492A"/>
    <w:rsid w:val="00A74AD5"/>
    <w:rsid w:val="00A758C4"/>
    <w:rsid w:val="00A77CAF"/>
    <w:rsid w:val="00A802AF"/>
    <w:rsid w:val="00A805A7"/>
    <w:rsid w:val="00A80B8C"/>
    <w:rsid w:val="00A814DB"/>
    <w:rsid w:val="00A8327E"/>
    <w:rsid w:val="00A83547"/>
    <w:rsid w:val="00A8377C"/>
    <w:rsid w:val="00A8387C"/>
    <w:rsid w:val="00A8430C"/>
    <w:rsid w:val="00A84C66"/>
    <w:rsid w:val="00A84FA1"/>
    <w:rsid w:val="00A86D78"/>
    <w:rsid w:val="00A86EDA"/>
    <w:rsid w:val="00A875EF"/>
    <w:rsid w:val="00A87EEB"/>
    <w:rsid w:val="00A9070C"/>
    <w:rsid w:val="00A90989"/>
    <w:rsid w:val="00A919F1"/>
    <w:rsid w:val="00A91A84"/>
    <w:rsid w:val="00A92CCC"/>
    <w:rsid w:val="00A93E79"/>
    <w:rsid w:val="00A9465F"/>
    <w:rsid w:val="00A94EB9"/>
    <w:rsid w:val="00A95D25"/>
    <w:rsid w:val="00A95D54"/>
    <w:rsid w:val="00A96632"/>
    <w:rsid w:val="00A966B9"/>
    <w:rsid w:val="00A96AF7"/>
    <w:rsid w:val="00A97CA9"/>
    <w:rsid w:val="00AA08BF"/>
    <w:rsid w:val="00AA111A"/>
    <w:rsid w:val="00AA19BD"/>
    <w:rsid w:val="00AA1C6B"/>
    <w:rsid w:val="00AA2762"/>
    <w:rsid w:val="00AA28CC"/>
    <w:rsid w:val="00AA2CDC"/>
    <w:rsid w:val="00AA3C85"/>
    <w:rsid w:val="00AA43A7"/>
    <w:rsid w:val="00AA4743"/>
    <w:rsid w:val="00AA513C"/>
    <w:rsid w:val="00AA626D"/>
    <w:rsid w:val="00AA6F5C"/>
    <w:rsid w:val="00AA784C"/>
    <w:rsid w:val="00AA7AB6"/>
    <w:rsid w:val="00AA7D02"/>
    <w:rsid w:val="00AB08F2"/>
    <w:rsid w:val="00AB0B38"/>
    <w:rsid w:val="00AB0EB6"/>
    <w:rsid w:val="00AB0EF2"/>
    <w:rsid w:val="00AB0F84"/>
    <w:rsid w:val="00AB24FD"/>
    <w:rsid w:val="00AB251C"/>
    <w:rsid w:val="00AB277B"/>
    <w:rsid w:val="00AB287F"/>
    <w:rsid w:val="00AB2FCF"/>
    <w:rsid w:val="00AB34E5"/>
    <w:rsid w:val="00AB3C37"/>
    <w:rsid w:val="00AB4C47"/>
    <w:rsid w:val="00AB5A0B"/>
    <w:rsid w:val="00AB5E52"/>
    <w:rsid w:val="00AB60F3"/>
    <w:rsid w:val="00AB6544"/>
    <w:rsid w:val="00AB68DE"/>
    <w:rsid w:val="00AB6F93"/>
    <w:rsid w:val="00AB7277"/>
    <w:rsid w:val="00AB7387"/>
    <w:rsid w:val="00AB76E0"/>
    <w:rsid w:val="00AB7A11"/>
    <w:rsid w:val="00AB7E37"/>
    <w:rsid w:val="00AC0504"/>
    <w:rsid w:val="00AC0AF6"/>
    <w:rsid w:val="00AC13AD"/>
    <w:rsid w:val="00AC143C"/>
    <w:rsid w:val="00AC1714"/>
    <w:rsid w:val="00AC215D"/>
    <w:rsid w:val="00AC279C"/>
    <w:rsid w:val="00AC351F"/>
    <w:rsid w:val="00AC3A6F"/>
    <w:rsid w:val="00AC3B14"/>
    <w:rsid w:val="00AC487B"/>
    <w:rsid w:val="00AC4E47"/>
    <w:rsid w:val="00AC4F33"/>
    <w:rsid w:val="00AC581F"/>
    <w:rsid w:val="00AC671D"/>
    <w:rsid w:val="00AC6D1B"/>
    <w:rsid w:val="00AC7A9F"/>
    <w:rsid w:val="00AC7BAE"/>
    <w:rsid w:val="00AC7C20"/>
    <w:rsid w:val="00AD081A"/>
    <w:rsid w:val="00AD0B0E"/>
    <w:rsid w:val="00AD232F"/>
    <w:rsid w:val="00AD56DE"/>
    <w:rsid w:val="00AD5ED2"/>
    <w:rsid w:val="00AD67EB"/>
    <w:rsid w:val="00AD6A9A"/>
    <w:rsid w:val="00AD6BD3"/>
    <w:rsid w:val="00AD7186"/>
    <w:rsid w:val="00AD7E21"/>
    <w:rsid w:val="00AE0076"/>
    <w:rsid w:val="00AE028F"/>
    <w:rsid w:val="00AE0450"/>
    <w:rsid w:val="00AE0A72"/>
    <w:rsid w:val="00AE0D83"/>
    <w:rsid w:val="00AE1824"/>
    <w:rsid w:val="00AE2C17"/>
    <w:rsid w:val="00AE2C86"/>
    <w:rsid w:val="00AE3743"/>
    <w:rsid w:val="00AE3D11"/>
    <w:rsid w:val="00AE437B"/>
    <w:rsid w:val="00AE46FF"/>
    <w:rsid w:val="00AE4E79"/>
    <w:rsid w:val="00AE5D89"/>
    <w:rsid w:val="00AE6185"/>
    <w:rsid w:val="00AE662F"/>
    <w:rsid w:val="00AE67A1"/>
    <w:rsid w:val="00AE68FA"/>
    <w:rsid w:val="00AE6BDC"/>
    <w:rsid w:val="00AE73BB"/>
    <w:rsid w:val="00AE74DD"/>
    <w:rsid w:val="00AE766A"/>
    <w:rsid w:val="00AE7819"/>
    <w:rsid w:val="00AE7E06"/>
    <w:rsid w:val="00AF0F4A"/>
    <w:rsid w:val="00AF1123"/>
    <w:rsid w:val="00AF1C93"/>
    <w:rsid w:val="00AF2415"/>
    <w:rsid w:val="00AF26B1"/>
    <w:rsid w:val="00AF3B8E"/>
    <w:rsid w:val="00AF4139"/>
    <w:rsid w:val="00AF425E"/>
    <w:rsid w:val="00AF458D"/>
    <w:rsid w:val="00AF478A"/>
    <w:rsid w:val="00AF4791"/>
    <w:rsid w:val="00AF5C99"/>
    <w:rsid w:val="00AF6078"/>
    <w:rsid w:val="00AF60B9"/>
    <w:rsid w:val="00AF63BB"/>
    <w:rsid w:val="00AF6600"/>
    <w:rsid w:val="00AF756E"/>
    <w:rsid w:val="00AF7617"/>
    <w:rsid w:val="00B0078D"/>
    <w:rsid w:val="00B00C5D"/>
    <w:rsid w:val="00B011AF"/>
    <w:rsid w:val="00B0165B"/>
    <w:rsid w:val="00B02042"/>
    <w:rsid w:val="00B022BA"/>
    <w:rsid w:val="00B027E5"/>
    <w:rsid w:val="00B03075"/>
    <w:rsid w:val="00B032EB"/>
    <w:rsid w:val="00B042B1"/>
    <w:rsid w:val="00B0497E"/>
    <w:rsid w:val="00B04EAB"/>
    <w:rsid w:val="00B0547A"/>
    <w:rsid w:val="00B05853"/>
    <w:rsid w:val="00B05947"/>
    <w:rsid w:val="00B05DC0"/>
    <w:rsid w:val="00B0776C"/>
    <w:rsid w:val="00B10099"/>
    <w:rsid w:val="00B10B1E"/>
    <w:rsid w:val="00B10EF0"/>
    <w:rsid w:val="00B1155C"/>
    <w:rsid w:val="00B1197B"/>
    <w:rsid w:val="00B119DE"/>
    <w:rsid w:val="00B11CE0"/>
    <w:rsid w:val="00B12030"/>
    <w:rsid w:val="00B12149"/>
    <w:rsid w:val="00B12B89"/>
    <w:rsid w:val="00B13214"/>
    <w:rsid w:val="00B1331A"/>
    <w:rsid w:val="00B13453"/>
    <w:rsid w:val="00B137AD"/>
    <w:rsid w:val="00B13CBE"/>
    <w:rsid w:val="00B148EB"/>
    <w:rsid w:val="00B148EE"/>
    <w:rsid w:val="00B151E7"/>
    <w:rsid w:val="00B16137"/>
    <w:rsid w:val="00B1643B"/>
    <w:rsid w:val="00B168F9"/>
    <w:rsid w:val="00B1739F"/>
    <w:rsid w:val="00B17E54"/>
    <w:rsid w:val="00B20B73"/>
    <w:rsid w:val="00B20C5B"/>
    <w:rsid w:val="00B20D01"/>
    <w:rsid w:val="00B21699"/>
    <w:rsid w:val="00B22649"/>
    <w:rsid w:val="00B22D14"/>
    <w:rsid w:val="00B2329B"/>
    <w:rsid w:val="00B23B7A"/>
    <w:rsid w:val="00B23CEB"/>
    <w:rsid w:val="00B23E23"/>
    <w:rsid w:val="00B24034"/>
    <w:rsid w:val="00B24690"/>
    <w:rsid w:val="00B248E7"/>
    <w:rsid w:val="00B250AA"/>
    <w:rsid w:val="00B250D7"/>
    <w:rsid w:val="00B2518C"/>
    <w:rsid w:val="00B2540B"/>
    <w:rsid w:val="00B25BB3"/>
    <w:rsid w:val="00B25E45"/>
    <w:rsid w:val="00B26EC0"/>
    <w:rsid w:val="00B27195"/>
    <w:rsid w:val="00B273A1"/>
    <w:rsid w:val="00B27DEA"/>
    <w:rsid w:val="00B30187"/>
    <w:rsid w:val="00B303B4"/>
    <w:rsid w:val="00B30C9B"/>
    <w:rsid w:val="00B30D2C"/>
    <w:rsid w:val="00B31332"/>
    <w:rsid w:val="00B321DD"/>
    <w:rsid w:val="00B32825"/>
    <w:rsid w:val="00B32B61"/>
    <w:rsid w:val="00B33B2B"/>
    <w:rsid w:val="00B34300"/>
    <w:rsid w:val="00B34500"/>
    <w:rsid w:val="00B34808"/>
    <w:rsid w:val="00B358E8"/>
    <w:rsid w:val="00B36001"/>
    <w:rsid w:val="00B360BB"/>
    <w:rsid w:val="00B36FE1"/>
    <w:rsid w:val="00B3777E"/>
    <w:rsid w:val="00B40567"/>
    <w:rsid w:val="00B4071D"/>
    <w:rsid w:val="00B40793"/>
    <w:rsid w:val="00B412C5"/>
    <w:rsid w:val="00B42154"/>
    <w:rsid w:val="00B424C7"/>
    <w:rsid w:val="00B42CD3"/>
    <w:rsid w:val="00B43480"/>
    <w:rsid w:val="00B44357"/>
    <w:rsid w:val="00B44405"/>
    <w:rsid w:val="00B445D3"/>
    <w:rsid w:val="00B44C3A"/>
    <w:rsid w:val="00B45972"/>
    <w:rsid w:val="00B45CAE"/>
    <w:rsid w:val="00B45F48"/>
    <w:rsid w:val="00B475FF"/>
    <w:rsid w:val="00B47699"/>
    <w:rsid w:val="00B476C3"/>
    <w:rsid w:val="00B47D8A"/>
    <w:rsid w:val="00B47ECE"/>
    <w:rsid w:val="00B50988"/>
    <w:rsid w:val="00B509A0"/>
    <w:rsid w:val="00B51621"/>
    <w:rsid w:val="00B516B5"/>
    <w:rsid w:val="00B516CA"/>
    <w:rsid w:val="00B51782"/>
    <w:rsid w:val="00B51FD4"/>
    <w:rsid w:val="00B52005"/>
    <w:rsid w:val="00B52AB1"/>
    <w:rsid w:val="00B534E1"/>
    <w:rsid w:val="00B53AFA"/>
    <w:rsid w:val="00B53BA5"/>
    <w:rsid w:val="00B53C10"/>
    <w:rsid w:val="00B552E0"/>
    <w:rsid w:val="00B55D6B"/>
    <w:rsid w:val="00B5709D"/>
    <w:rsid w:val="00B574C8"/>
    <w:rsid w:val="00B57E47"/>
    <w:rsid w:val="00B603CB"/>
    <w:rsid w:val="00B61026"/>
    <w:rsid w:val="00B610F0"/>
    <w:rsid w:val="00B614F6"/>
    <w:rsid w:val="00B6186D"/>
    <w:rsid w:val="00B62D35"/>
    <w:rsid w:val="00B62E0E"/>
    <w:rsid w:val="00B62FB8"/>
    <w:rsid w:val="00B631DD"/>
    <w:rsid w:val="00B6375B"/>
    <w:rsid w:val="00B64037"/>
    <w:rsid w:val="00B64687"/>
    <w:rsid w:val="00B65BCC"/>
    <w:rsid w:val="00B66537"/>
    <w:rsid w:val="00B66BD6"/>
    <w:rsid w:val="00B66BDF"/>
    <w:rsid w:val="00B671DE"/>
    <w:rsid w:val="00B67375"/>
    <w:rsid w:val="00B67F82"/>
    <w:rsid w:val="00B7100E"/>
    <w:rsid w:val="00B710DD"/>
    <w:rsid w:val="00B7167A"/>
    <w:rsid w:val="00B71E43"/>
    <w:rsid w:val="00B72085"/>
    <w:rsid w:val="00B722AD"/>
    <w:rsid w:val="00B7260A"/>
    <w:rsid w:val="00B72824"/>
    <w:rsid w:val="00B72AFE"/>
    <w:rsid w:val="00B7378E"/>
    <w:rsid w:val="00B73BF0"/>
    <w:rsid w:val="00B74154"/>
    <w:rsid w:val="00B74265"/>
    <w:rsid w:val="00B74274"/>
    <w:rsid w:val="00B742FE"/>
    <w:rsid w:val="00B74D59"/>
    <w:rsid w:val="00B74F61"/>
    <w:rsid w:val="00B758CF"/>
    <w:rsid w:val="00B763CC"/>
    <w:rsid w:val="00B76452"/>
    <w:rsid w:val="00B77132"/>
    <w:rsid w:val="00B77A5D"/>
    <w:rsid w:val="00B77AB1"/>
    <w:rsid w:val="00B77B2B"/>
    <w:rsid w:val="00B77BD3"/>
    <w:rsid w:val="00B8064B"/>
    <w:rsid w:val="00B807DE"/>
    <w:rsid w:val="00B808BD"/>
    <w:rsid w:val="00B80B7C"/>
    <w:rsid w:val="00B80C75"/>
    <w:rsid w:val="00B80DDD"/>
    <w:rsid w:val="00B80E96"/>
    <w:rsid w:val="00B820FC"/>
    <w:rsid w:val="00B82997"/>
    <w:rsid w:val="00B82DBB"/>
    <w:rsid w:val="00B830F8"/>
    <w:rsid w:val="00B831DC"/>
    <w:rsid w:val="00B8324F"/>
    <w:rsid w:val="00B83647"/>
    <w:rsid w:val="00B836F4"/>
    <w:rsid w:val="00B83C34"/>
    <w:rsid w:val="00B83C7A"/>
    <w:rsid w:val="00B84557"/>
    <w:rsid w:val="00B84FB1"/>
    <w:rsid w:val="00B856C1"/>
    <w:rsid w:val="00B85AA7"/>
    <w:rsid w:val="00B85C77"/>
    <w:rsid w:val="00B86CF7"/>
    <w:rsid w:val="00B87584"/>
    <w:rsid w:val="00B90088"/>
    <w:rsid w:val="00B90AE3"/>
    <w:rsid w:val="00B91091"/>
    <w:rsid w:val="00B91211"/>
    <w:rsid w:val="00B91308"/>
    <w:rsid w:val="00B914F9"/>
    <w:rsid w:val="00B9254F"/>
    <w:rsid w:val="00B935F6"/>
    <w:rsid w:val="00B93686"/>
    <w:rsid w:val="00B9449E"/>
    <w:rsid w:val="00B94738"/>
    <w:rsid w:val="00B94ADF"/>
    <w:rsid w:val="00B95A7D"/>
    <w:rsid w:val="00B9622C"/>
    <w:rsid w:val="00B96498"/>
    <w:rsid w:val="00BA089A"/>
    <w:rsid w:val="00BA0EB3"/>
    <w:rsid w:val="00BA18AF"/>
    <w:rsid w:val="00BA2179"/>
    <w:rsid w:val="00BA225E"/>
    <w:rsid w:val="00BA239E"/>
    <w:rsid w:val="00BA26A9"/>
    <w:rsid w:val="00BA364C"/>
    <w:rsid w:val="00BA3DF3"/>
    <w:rsid w:val="00BA4498"/>
    <w:rsid w:val="00BA47E9"/>
    <w:rsid w:val="00BA48C7"/>
    <w:rsid w:val="00BA50CA"/>
    <w:rsid w:val="00BA61C0"/>
    <w:rsid w:val="00BA680E"/>
    <w:rsid w:val="00BA68F7"/>
    <w:rsid w:val="00BA716F"/>
    <w:rsid w:val="00BA7294"/>
    <w:rsid w:val="00BA782C"/>
    <w:rsid w:val="00BA7CA1"/>
    <w:rsid w:val="00BB0225"/>
    <w:rsid w:val="00BB078C"/>
    <w:rsid w:val="00BB0846"/>
    <w:rsid w:val="00BB0B4D"/>
    <w:rsid w:val="00BB1C3B"/>
    <w:rsid w:val="00BB228E"/>
    <w:rsid w:val="00BB2549"/>
    <w:rsid w:val="00BB2558"/>
    <w:rsid w:val="00BB29FB"/>
    <w:rsid w:val="00BB397F"/>
    <w:rsid w:val="00BB45EE"/>
    <w:rsid w:val="00BB4827"/>
    <w:rsid w:val="00BB49FC"/>
    <w:rsid w:val="00BB552D"/>
    <w:rsid w:val="00BB55CA"/>
    <w:rsid w:val="00BB6387"/>
    <w:rsid w:val="00BB68F2"/>
    <w:rsid w:val="00BB69FB"/>
    <w:rsid w:val="00BB6E7C"/>
    <w:rsid w:val="00BB75AF"/>
    <w:rsid w:val="00BB7EB6"/>
    <w:rsid w:val="00BC0321"/>
    <w:rsid w:val="00BC06F4"/>
    <w:rsid w:val="00BC0934"/>
    <w:rsid w:val="00BC0A78"/>
    <w:rsid w:val="00BC15AC"/>
    <w:rsid w:val="00BC180F"/>
    <w:rsid w:val="00BC192E"/>
    <w:rsid w:val="00BC1CD1"/>
    <w:rsid w:val="00BC26F3"/>
    <w:rsid w:val="00BC30AA"/>
    <w:rsid w:val="00BC3472"/>
    <w:rsid w:val="00BC35FE"/>
    <w:rsid w:val="00BC47CA"/>
    <w:rsid w:val="00BC4EA8"/>
    <w:rsid w:val="00BC549C"/>
    <w:rsid w:val="00BC589E"/>
    <w:rsid w:val="00BC5A6F"/>
    <w:rsid w:val="00BC5BFD"/>
    <w:rsid w:val="00BC6A0E"/>
    <w:rsid w:val="00BC6CBE"/>
    <w:rsid w:val="00BC6ED5"/>
    <w:rsid w:val="00BC7140"/>
    <w:rsid w:val="00BD0174"/>
    <w:rsid w:val="00BD0208"/>
    <w:rsid w:val="00BD094D"/>
    <w:rsid w:val="00BD218B"/>
    <w:rsid w:val="00BD23DE"/>
    <w:rsid w:val="00BD25E6"/>
    <w:rsid w:val="00BD34B7"/>
    <w:rsid w:val="00BD3A60"/>
    <w:rsid w:val="00BD4714"/>
    <w:rsid w:val="00BD4B1A"/>
    <w:rsid w:val="00BD6708"/>
    <w:rsid w:val="00BD6C15"/>
    <w:rsid w:val="00BD6FAD"/>
    <w:rsid w:val="00BD7412"/>
    <w:rsid w:val="00BE0025"/>
    <w:rsid w:val="00BE0C2A"/>
    <w:rsid w:val="00BE0D51"/>
    <w:rsid w:val="00BE18A3"/>
    <w:rsid w:val="00BE2588"/>
    <w:rsid w:val="00BE2D9D"/>
    <w:rsid w:val="00BE3021"/>
    <w:rsid w:val="00BE3F3C"/>
    <w:rsid w:val="00BE4789"/>
    <w:rsid w:val="00BE4BF8"/>
    <w:rsid w:val="00BE4D47"/>
    <w:rsid w:val="00BE508B"/>
    <w:rsid w:val="00BE50A0"/>
    <w:rsid w:val="00BE5DB5"/>
    <w:rsid w:val="00BE64BE"/>
    <w:rsid w:val="00BE64FE"/>
    <w:rsid w:val="00BE6F53"/>
    <w:rsid w:val="00BE73E6"/>
    <w:rsid w:val="00BE77AE"/>
    <w:rsid w:val="00BF1C6B"/>
    <w:rsid w:val="00BF215F"/>
    <w:rsid w:val="00BF243B"/>
    <w:rsid w:val="00BF28B4"/>
    <w:rsid w:val="00BF346E"/>
    <w:rsid w:val="00BF38DD"/>
    <w:rsid w:val="00BF3A9A"/>
    <w:rsid w:val="00BF4511"/>
    <w:rsid w:val="00BF6114"/>
    <w:rsid w:val="00BF6595"/>
    <w:rsid w:val="00BF6D48"/>
    <w:rsid w:val="00BF70AE"/>
    <w:rsid w:val="00C00784"/>
    <w:rsid w:val="00C00D2A"/>
    <w:rsid w:val="00C01BC2"/>
    <w:rsid w:val="00C037F6"/>
    <w:rsid w:val="00C03DD5"/>
    <w:rsid w:val="00C042AC"/>
    <w:rsid w:val="00C04779"/>
    <w:rsid w:val="00C049D5"/>
    <w:rsid w:val="00C04E2A"/>
    <w:rsid w:val="00C05410"/>
    <w:rsid w:val="00C05429"/>
    <w:rsid w:val="00C05A6E"/>
    <w:rsid w:val="00C074B5"/>
    <w:rsid w:val="00C07943"/>
    <w:rsid w:val="00C07E7B"/>
    <w:rsid w:val="00C110BD"/>
    <w:rsid w:val="00C113D4"/>
    <w:rsid w:val="00C11C1B"/>
    <w:rsid w:val="00C1297F"/>
    <w:rsid w:val="00C12CD0"/>
    <w:rsid w:val="00C1419A"/>
    <w:rsid w:val="00C14A0F"/>
    <w:rsid w:val="00C14D2D"/>
    <w:rsid w:val="00C157A2"/>
    <w:rsid w:val="00C15820"/>
    <w:rsid w:val="00C1622B"/>
    <w:rsid w:val="00C1678D"/>
    <w:rsid w:val="00C16CA0"/>
    <w:rsid w:val="00C16E3E"/>
    <w:rsid w:val="00C1703C"/>
    <w:rsid w:val="00C17243"/>
    <w:rsid w:val="00C173E9"/>
    <w:rsid w:val="00C2021D"/>
    <w:rsid w:val="00C2043A"/>
    <w:rsid w:val="00C231F1"/>
    <w:rsid w:val="00C23800"/>
    <w:rsid w:val="00C23B91"/>
    <w:rsid w:val="00C24537"/>
    <w:rsid w:val="00C254F0"/>
    <w:rsid w:val="00C25B8D"/>
    <w:rsid w:val="00C25EE2"/>
    <w:rsid w:val="00C26021"/>
    <w:rsid w:val="00C26073"/>
    <w:rsid w:val="00C26172"/>
    <w:rsid w:val="00C26C69"/>
    <w:rsid w:val="00C274B0"/>
    <w:rsid w:val="00C30DA8"/>
    <w:rsid w:val="00C30F35"/>
    <w:rsid w:val="00C31BAC"/>
    <w:rsid w:val="00C31CBF"/>
    <w:rsid w:val="00C32EBC"/>
    <w:rsid w:val="00C33106"/>
    <w:rsid w:val="00C33CA9"/>
    <w:rsid w:val="00C33D95"/>
    <w:rsid w:val="00C34C31"/>
    <w:rsid w:val="00C35074"/>
    <w:rsid w:val="00C35B93"/>
    <w:rsid w:val="00C35D73"/>
    <w:rsid w:val="00C3646F"/>
    <w:rsid w:val="00C3675B"/>
    <w:rsid w:val="00C3715F"/>
    <w:rsid w:val="00C37344"/>
    <w:rsid w:val="00C377F1"/>
    <w:rsid w:val="00C404FF"/>
    <w:rsid w:val="00C40C88"/>
    <w:rsid w:val="00C40FCF"/>
    <w:rsid w:val="00C415F2"/>
    <w:rsid w:val="00C41E24"/>
    <w:rsid w:val="00C42B8A"/>
    <w:rsid w:val="00C43468"/>
    <w:rsid w:val="00C434EF"/>
    <w:rsid w:val="00C43ABD"/>
    <w:rsid w:val="00C43F15"/>
    <w:rsid w:val="00C44263"/>
    <w:rsid w:val="00C44437"/>
    <w:rsid w:val="00C447D9"/>
    <w:rsid w:val="00C448B1"/>
    <w:rsid w:val="00C449A7"/>
    <w:rsid w:val="00C44D94"/>
    <w:rsid w:val="00C45041"/>
    <w:rsid w:val="00C45EE9"/>
    <w:rsid w:val="00C45F8B"/>
    <w:rsid w:val="00C4673D"/>
    <w:rsid w:val="00C46886"/>
    <w:rsid w:val="00C46AB9"/>
    <w:rsid w:val="00C47145"/>
    <w:rsid w:val="00C472C6"/>
    <w:rsid w:val="00C472E5"/>
    <w:rsid w:val="00C4792F"/>
    <w:rsid w:val="00C47AEF"/>
    <w:rsid w:val="00C501C8"/>
    <w:rsid w:val="00C50DDA"/>
    <w:rsid w:val="00C50FE3"/>
    <w:rsid w:val="00C5118D"/>
    <w:rsid w:val="00C5119D"/>
    <w:rsid w:val="00C523F4"/>
    <w:rsid w:val="00C52BDD"/>
    <w:rsid w:val="00C52CAD"/>
    <w:rsid w:val="00C52D61"/>
    <w:rsid w:val="00C533B7"/>
    <w:rsid w:val="00C5397C"/>
    <w:rsid w:val="00C53D20"/>
    <w:rsid w:val="00C53F71"/>
    <w:rsid w:val="00C54506"/>
    <w:rsid w:val="00C56DEE"/>
    <w:rsid w:val="00C56F6F"/>
    <w:rsid w:val="00C57EC8"/>
    <w:rsid w:val="00C60C42"/>
    <w:rsid w:val="00C60ED9"/>
    <w:rsid w:val="00C62021"/>
    <w:rsid w:val="00C629F3"/>
    <w:rsid w:val="00C62F5C"/>
    <w:rsid w:val="00C63029"/>
    <w:rsid w:val="00C631C7"/>
    <w:rsid w:val="00C63553"/>
    <w:rsid w:val="00C63C6C"/>
    <w:rsid w:val="00C6487A"/>
    <w:rsid w:val="00C65040"/>
    <w:rsid w:val="00C65607"/>
    <w:rsid w:val="00C65E36"/>
    <w:rsid w:val="00C6616C"/>
    <w:rsid w:val="00C664C3"/>
    <w:rsid w:val="00C668FC"/>
    <w:rsid w:val="00C66ABF"/>
    <w:rsid w:val="00C7191A"/>
    <w:rsid w:val="00C7208C"/>
    <w:rsid w:val="00C7250B"/>
    <w:rsid w:val="00C72EEC"/>
    <w:rsid w:val="00C72F5F"/>
    <w:rsid w:val="00C72FCF"/>
    <w:rsid w:val="00C7333B"/>
    <w:rsid w:val="00C73732"/>
    <w:rsid w:val="00C737DD"/>
    <w:rsid w:val="00C73BE4"/>
    <w:rsid w:val="00C744CB"/>
    <w:rsid w:val="00C74925"/>
    <w:rsid w:val="00C7585A"/>
    <w:rsid w:val="00C762C6"/>
    <w:rsid w:val="00C7656A"/>
    <w:rsid w:val="00C76B05"/>
    <w:rsid w:val="00C77780"/>
    <w:rsid w:val="00C80A6A"/>
    <w:rsid w:val="00C80B65"/>
    <w:rsid w:val="00C80C3C"/>
    <w:rsid w:val="00C81D8C"/>
    <w:rsid w:val="00C81E64"/>
    <w:rsid w:val="00C83056"/>
    <w:rsid w:val="00C831A0"/>
    <w:rsid w:val="00C83240"/>
    <w:rsid w:val="00C83B65"/>
    <w:rsid w:val="00C8401F"/>
    <w:rsid w:val="00C841B9"/>
    <w:rsid w:val="00C84A28"/>
    <w:rsid w:val="00C84D26"/>
    <w:rsid w:val="00C8647A"/>
    <w:rsid w:val="00C86E5B"/>
    <w:rsid w:val="00C87C7A"/>
    <w:rsid w:val="00C90A20"/>
    <w:rsid w:val="00C911E3"/>
    <w:rsid w:val="00C920A4"/>
    <w:rsid w:val="00C920D3"/>
    <w:rsid w:val="00C92587"/>
    <w:rsid w:val="00C92AEF"/>
    <w:rsid w:val="00C93516"/>
    <w:rsid w:val="00C938C6"/>
    <w:rsid w:val="00C93AF2"/>
    <w:rsid w:val="00C93C37"/>
    <w:rsid w:val="00C93ED7"/>
    <w:rsid w:val="00C94497"/>
    <w:rsid w:val="00C95008"/>
    <w:rsid w:val="00C95BF4"/>
    <w:rsid w:val="00C966A3"/>
    <w:rsid w:val="00C974B0"/>
    <w:rsid w:val="00C97677"/>
    <w:rsid w:val="00C97AB2"/>
    <w:rsid w:val="00CA01AD"/>
    <w:rsid w:val="00CA0E90"/>
    <w:rsid w:val="00CA1243"/>
    <w:rsid w:val="00CA14B1"/>
    <w:rsid w:val="00CA15F1"/>
    <w:rsid w:val="00CA1B1A"/>
    <w:rsid w:val="00CA2099"/>
    <w:rsid w:val="00CA2766"/>
    <w:rsid w:val="00CA2907"/>
    <w:rsid w:val="00CA2B66"/>
    <w:rsid w:val="00CA2BAC"/>
    <w:rsid w:val="00CA3024"/>
    <w:rsid w:val="00CA3508"/>
    <w:rsid w:val="00CA3FCE"/>
    <w:rsid w:val="00CA4037"/>
    <w:rsid w:val="00CA4290"/>
    <w:rsid w:val="00CA4345"/>
    <w:rsid w:val="00CA450B"/>
    <w:rsid w:val="00CA470E"/>
    <w:rsid w:val="00CA4894"/>
    <w:rsid w:val="00CA5487"/>
    <w:rsid w:val="00CA5967"/>
    <w:rsid w:val="00CA5B77"/>
    <w:rsid w:val="00CA696A"/>
    <w:rsid w:val="00CA70A4"/>
    <w:rsid w:val="00CA7347"/>
    <w:rsid w:val="00CA776F"/>
    <w:rsid w:val="00CA7B11"/>
    <w:rsid w:val="00CB0F0A"/>
    <w:rsid w:val="00CB149E"/>
    <w:rsid w:val="00CB1A00"/>
    <w:rsid w:val="00CB1C31"/>
    <w:rsid w:val="00CB1DF4"/>
    <w:rsid w:val="00CB217E"/>
    <w:rsid w:val="00CB2952"/>
    <w:rsid w:val="00CB2DFB"/>
    <w:rsid w:val="00CB2F34"/>
    <w:rsid w:val="00CB2FB1"/>
    <w:rsid w:val="00CB30EF"/>
    <w:rsid w:val="00CB335F"/>
    <w:rsid w:val="00CB43B3"/>
    <w:rsid w:val="00CB4DBF"/>
    <w:rsid w:val="00CB5C03"/>
    <w:rsid w:val="00CB643F"/>
    <w:rsid w:val="00CB64CA"/>
    <w:rsid w:val="00CB71F0"/>
    <w:rsid w:val="00CB7265"/>
    <w:rsid w:val="00CC07D4"/>
    <w:rsid w:val="00CC0C65"/>
    <w:rsid w:val="00CC1251"/>
    <w:rsid w:val="00CC1A95"/>
    <w:rsid w:val="00CC1BAF"/>
    <w:rsid w:val="00CC1D88"/>
    <w:rsid w:val="00CC2266"/>
    <w:rsid w:val="00CC248B"/>
    <w:rsid w:val="00CC2645"/>
    <w:rsid w:val="00CC3C8F"/>
    <w:rsid w:val="00CC40CD"/>
    <w:rsid w:val="00CC4232"/>
    <w:rsid w:val="00CC429B"/>
    <w:rsid w:val="00CC44B6"/>
    <w:rsid w:val="00CC555D"/>
    <w:rsid w:val="00CC5651"/>
    <w:rsid w:val="00CC609F"/>
    <w:rsid w:val="00CC659C"/>
    <w:rsid w:val="00CC7676"/>
    <w:rsid w:val="00CC7733"/>
    <w:rsid w:val="00CD02A7"/>
    <w:rsid w:val="00CD0B1A"/>
    <w:rsid w:val="00CD1769"/>
    <w:rsid w:val="00CD1BDB"/>
    <w:rsid w:val="00CD1C0D"/>
    <w:rsid w:val="00CD24F0"/>
    <w:rsid w:val="00CD25A1"/>
    <w:rsid w:val="00CD2F5C"/>
    <w:rsid w:val="00CD3086"/>
    <w:rsid w:val="00CD30B4"/>
    <w:rsid w:val="00CD352D"/>
    <w:rsid w:val="00CD3C00"/>
    <w:rsid w:val="00CD3CC0"/>
    <w:rsid w:val="00CD409D"/>
    <w:rsid w:val="00CD4102"/>
    <w:rsid w:val="00CD43D4"/>
    <w:rsid w:val="00CD4452"/>
    <w:rsid w:val="00CD47DC"/>
    <w:rsid w:val="00CD5BDB"/>
    <w:rsid w:val="00CD6BA6"/>
    <w:rsid w:val="00CD6E4E"/>
    <w:rsid w:val="00CD7148"/>
    <w:rsid w:val="00CE08D4"/>
    <w:rsid w:val="00CE0948"/>
    <w:rsid w:val="00CE101D"/>
    <w:rsid w:val="00CE1582"/>
    <w:rsid w:val="00CE17AC"/>
    <w:rsid w:val="00CE24CD"/>
    <w:rsid w:val="00CE3033"/>
    <w:rsid w:val="00CE31C7"/>
    <w:rsid w:val="00CE3283"/>
    <w:rsid w:val="00CE32FE"/>
    <w:rsid w:val="00CE4B10"/>
    <w:rsid w:val="00CE5618"/>
    <w:rsid w:val="00CE57F2"/>
    <w:rsid w:val="00CE70D9"/>
    <w:rsid w:val="00CE7440"/>
    <w:rsid w:val="00CE7569"/>
    <w:rsid w:val="00CE7867"/>
    <w:rsid w:val="00CE7A28"/>
    <w:rsid w:val="00CF071C"/>
    <w:rsid w:val="00CF0C44"/>
    <w:rsid w:val="00CF1694"/>
    <w:rsid w:val="00CF3115"/>
    <w:rsid w:val="00CF3EF8"/>
    <w:rsid w:val="00CF4798"/>
    <w:rsid w:val="00CF49A1"/>
    <w:rsid w:val="00CF5216"/>
    <w:rsid w:val="00CF6D44"/>
    <w:rsid w:val="00CF7DD4"/>
    <w:rsid w:val="00D00D0A"/>
    <w:rsid w:val="00D00F65"/>
    <w:rsid w:val="00D022E2"/>
    <w:rsid w:val="00D02603"/>
    <w:rsid w:val="00D028AF"/>
    <w:rsid w:val="00D04F04"/>
    <w:rsid w:val="00D04F53"/>
    <w:rsid w:val="00D04F54"/>
    <w:rsid w:val="00D052E7"/>
    <w:rsid w:val="00D054F1"/>
    <w:rsid w:val="00D05643"/>
    <w:rsid w:val="00D05E10"/>
    <w:rsid w:val="00D05F18"/>
    <w:rsid w:val="00D06C5B"/>
    <w:rsid w:val="00D06DDB"/>
    <w:rsid w:val="00D071DF"/>
    <w:rsid w:val="00D0743C"/>
    <w:rsid w:val="00D07583"/>
    <w:rsid w:val="00D07969"/>
    <w:rsid w:val="00D109C2"/>
    <w:rsid w:val="00D10B46"/>
    <w:rsid w:val="00D10BEB"/>
    <w:rsid w:val="00D10F94"/>
    <w:rsid w:val="00D11063"/>
    <w:rsid w:val="00D112BC"/>
    <w:rsid w:val="00D11429"/>
    <w:rsid w:val="00D11B73"/>
    <w:rsid w:val="00D12014"/>
    <w:rsid w:val="00D1416B"/>
    <w:rsid w:val="00D15960"/>
    <w:rsid w:val="00D15BCB"/>
    <w:rsid w:val="00D16534"/>
    <w:rsid w:val="00D16C5A"/>
    <w:rsid w:val="00D16F3A"/>
    <w:rsid w:val="00D1705F"/>
    <w:rsid w:val="00D20C63"/>
    <w:rsid w:val="00D22867"/>
    <w:rsid w:val="00D22978"/>
    <w:rsid w:val="00D22C41"/>
    <w:rsid w:val="00D230E6"/>
    <w:rsid w:val="00D2406B"/>
    <w:rsid w:val="00D240EB"/>
    <w:rsid w:val="00D24B24"/>
    <w:rsid w:val="00D25305"/>
    <w:rsid w:val="00D2551D"/>
    <w:rsid w:val="00D25DAC"/>
    <w:rsid w:val="00D269BE"/>
    <w:rsid w:val="00D26CDE"/>
    <w:rsid w:val="00D27035"/>
    <w:rsid w:val="00D272B8"/>
    <w:rsid w:val="00D275E3"/>
    <w:rsid w:val="00D276F7"/>
    <w:rsid w:val="00D27763"/>
    <w:rsid w:val="00D27BB0"/>
    <w:rsid w:val="00D27C3C"/>
    <w:rsid w:val="00D27F63"/>
    <w:rsid w:val="00D3005C"/>
    <w:rsid w:val="00D302B8"/>
    <w:rsid w:val="00D308D3"/>
    <w:rsid w:val="00D30DBE"/>
    <w:rsid w:val="00D3164A"/>
    <w:rsid w:val="00D31F5C"/>
    <w:rsid w:val="00D3203F"/>
    <w:rsid w:val="00D3235E"/>
    <w:rsid w:val="00D3274D"/>
    <w:rsid w:val="00D32BD4"/>
    <w:rsid w:val="00D34556"/>
    <w:rsid w:val="00D345AC"/>
    <w:rsid w:val="00D347FB"/>
    <w:rsid w:val="00D349D0"/>
    <w:rsid w:val="00D34A22"/>
    <w:rsid w:val="00D35C3C"/>
    <w:rsid w:val="00D35DD2"/>
    <w:rsid w:val="00D369F6"/>
    <w:rsid w:val="00D37199"/>
    <w:rsid w:val="00D37330"/>
    <w:rsid w:val="00D3744B"/>
    <w:rsid w:val="00D375DD"/>
    <w:rsid w:val="00D4011E"/>
    <w:rsid w:val="00D408D9"/>
    <w:rsid w:val="00D41981"/>
    <w:rsid w:val="00D41A4A"/>
    <w:rsid w:val="00D41F85"/>
    <w:rsid w:val="00D422D7"/>
    <w:rsid w:val="00D4286C"/>
    <w:rsid w:val="00D42919"/>
    <w:rsid w:val="00D42F2E"/>
    <w:rsid w:val="00D43025"/>
    <w:rsid w:val="00D430AE"/>
    <w:rsid w:val="00D43A67"/>
    <w:rsid w:val="00D43F4C"/>
    <w:rsid w:val="00D45DD5"/>
    <w:rsid w:val="00D46D2B"/>
    <w:rsid w:val="00D46F00"/>
    <w:rsid w:val="00D47953"/>
    <w:rsid w:val="00D47E93"/>
    <w:rsid w:val="00D47F55"/>
    <w:rsid w:val="00D503BD"/>
    <w:rsid w:val="00D50596"/>
    <w:rsid w:val="00D50B9A"/>
    <w:rsid w:val="00D51900"/>
    <w:rsid w:val="00D51A32"/>
    <w:rsid w:val="00D51FA9"/>
    <w:rsid w:val="00D520E4"/>
    <w:rsid w:val="00D52975"/>
    <w:rsid w:val="00D52DFF"/>
    <w:rsid w:val="00D53569"/>
    <w:rsid w:val="00D5375E"/>
    <w:rsid w:val="00D53CA9"/>
    <w:rsid w:val="00D543EF"/>
    <w:rsid w:val="00D54BEB"/>
    <w:rsid w:val="00D55461"/>
    <w:rsid w:val="00D56506"/>
    <w:rsid w:val="00D56510"/>
    <w:rsid w:val="00D57B7B"/>
    <w:rsid w:val="00D606D4"/>
    <w:rsid w:val="00D60A44"/>
    <w:rsid w:val="00D61996"/>
    <w:rsid w:val="00D619A7"/>
    <w:rsid w:val="00D61B6F"/>
    <w:rsid w:val="00D61B8B"/>
    <w:rsid w:val="00D61C55"/>
    <w:rsid w:val="00D61C6B"/>
    <w:rsid w:val="00D61E18"/>
    <w:rsid w:val="00D63DB1"/>
    <w:rsid w:val="00D63DC6"/>
    <w:rsid w:val="00D64475"/>
    <w:rsid w:val="00D64659"/>
    <w:rsid w:val="00D6492B"/>
    <w:rsid w:val="00D64EE2"/>
    <w:rsid w:val="00D6607B"/>
    <w:rsid w:val="00D66A22"/>
    <w:rsid w:val="00D67113"/>
    <w:rsid w:val="00D6746D"/>
    <w:rsid w:val="00D70604"/>
    <w:rsid w:val="00D70FF9"/>
    <w:rsid w:val="00D71267"/>
    <w:rsid w:val="00D71412"/>
    <w:rsid w:val="00D71602"/>
    <w:rsid w:val="00D71CF0"/>
    <w:rsid w:val="00D71ECD"/>
    <w:rsid w:val="00D720EE"/>
    <w:rsid w:val="00D72448"/>
    <w:rsid w:val="00D72469"/>
    <w:rsid w:val="00D7292E"/>
    <w:rsid w:val="00D72961"/>
    <w:rsid w:val="00D7332C"/>
    <w:rsid w:val="00D7379A"/>
    <w:rsid w:val="00D737D9"/>
    <w:rsid w:val="00D74241"/>
    <w:rsid w:val="00D746E8"/>
    <w:rsid w:val="00D7516D"/>
    <w:rsid w:val="00D75508"/>
    <w:rsid w:val="00D75C3E"/>
    <w:rsid w:val="00D760D5"/>
    <w:rsid w:val="00D76122"/>
    <w:rsid w:val="00D76286"/>
    <w:rsid w:val="00D76B81"/>
    <w:rsid w:val="00D76E3E"/>
    <w:rsid w:val="00D77425"/>
    <w:rsid w:val="00D7782F"/>
    <w:rsid w:val="00D80FD7"/>
    <w:rsid w:val="00D81385"/>
    <w:rsid w:val="00D8146E"/>
    <w:rsid w:val="00D814BB"/>
    <w:rsid w:val="00D8155C"/>
    <w:rsid w:val="00D81D63"/>
    <w:rsid w:val="00D82D4E"/>
    <w:rsid w:val="00D82FA4"/>
    <w:rsid w:val="00D8316D"/>
    <w:rsid w:val="00D83534"/>
    <w:rsid w:val="00D83985"/>
    <w:rsid w:val="00D83B19"/>
    <w:rsid w:val="00D83F25"/>
    <w:rsid w:val="00D84183"/>
    <w:rsid w:val="00D84B44"/>
    <w:rsid w:val="00D8539C"/>
    <w:rsid w:val="00D859CD"/>
    <w:rsid w:val="00D8617B"/>
    <w:rsid w:val="00D86214"/>
    <w:rsid w:val="00D8720E"/>
    <w:rsid w:val="00D8727B"/>
    <w:rsid w:val="00D87CAD"/>
    <w:rsid w:val="00D87F86"/>
    <w:rsid w:val="00D904EE"/>
    <w:rsid w:val="00D90B82"/>
    <w:rsid w:val="00D90F33"/>
    <w:rsid w:val="00D910D8"/>
    <w:rsid w:val="00D91C36"/>
    <w:rsid w:val="00D91FE0"/>
    <w:rsid w:val="00D92CB7"/>
    <w:rsid w:val="00D93199"/>
    <w:rsid w:val="00D932F1"/>
    <w:rsid w:val="00D937E5"/>
    <w:rsid w:val="00D93D11"/>
    <w:rsid w:val="00D93E8B"/>
    <w:rsid w:val="00D94FA9"/>
    <w:rsid w:val="00D9519B"/>
    <w:rsid w:val="00D9564B"/>
    <w:rsid w:val="00D95C23"/>
    <w:rsid w:val="00D963C1"/>
    <w:rsid w:val="00D97327"/>
    <w:rsid w:val="00D97922"/>
    <w:rsid w:val="00D97FA6"/>
    <w:rsid w:val="00DA0F87"/>
    <w:rsid w:val="00DA10D3"/>
    <w:rsid w:val="00DA13EE"/>
    <w:rsid w:val="00DA1C4E"/>
    <w:rsid w:val="00DA2254"/>
    <w:rsid w:val="00DA2532"/>
    <w:rsid w:val="00DA2720"/>
    <w:rsid w:val="00DA2B59"/>
    <w:rsid w:val="00DA2DA0"/>
    <w:rsid w:val="00DA3AE2"/>
    <w:rsid w:val="00DA3E31"/>
    <w:rsid w:val="00DA4525"/>
    <w:rsid w:val="00DA48C1"/>
    <w:rsid w:val="00DA514D"/>
    <w:rsid w:val="00DA525B"/>
    <w:rsid w:val="00DA73BB"/>
    <w:rsid w:val="00DA77F8"/>
    <w:rsid w:val="00DA7A51"/>
    <w:rsid w:val="00DB0412"/>
    <w:rsid w:val="00DB0742"/>
    <w:rsid w:val="00DB0753"/>
    <w:rsid w:val="00DB14CF"/>
    <w:rsid w:val="00DB1839"/>
    <w:rsid w:val="00DB1A0C"/>
    <w:rsid w:val="00DB318F"/>
    <w:rsid w:val="00DB3B69"/>
    <w:rsid w:val="00DB3F76"/>
    <w:rsid w:val="00DB444E"/>
    <w:rsid w:val="00DB458B"/>
    <w:rsid w:val="00DB48D3"/>
    <w:rsid w:val="00DB4C44"/>
    <w:rsid w:val="00DB728E"/>
    <w:rsid w:val="00DC0141"/>
    <w:rsid w:val="00DC163B"/>
    <w:rsid w:val="00DC1801"/>
    <w:rsid w:val="00DC1865"/>
    <w:rsid w:val="00DC190A"/>
    <w:rsid w:val="00DC1938"/>
    <w:rsid w:val="00DC1B31"/>
    <w:rsid w:val="00DC2265"/>
    <w:rsid w:val="00DC2464"/>
    <w:rsid w:val="00DC2A77"/>
    <w:rsid w:val="00DC37DB"/>
    <w:rsid w:val="00DC3E20"/>
    <w:rsid w:val="00DC3FE4"/>
    <w:rsid w:val="00DC4655"/>
    <w:rsid w:val="00DC5765"/>
    <w:rsid w:val="00DC58D0"/>
    <w:rsid w:val="00DC5B1A"/>
    <w:rsid w:val="00DC5F2A"/>
    <w:rsid w:val="00DC6029"/>
    <w:rsid w:val="00DC64F7"/>
    <w:rsid w:val="00DC6F1B"/>
    <w:rsid w:val="00DC7FB1"/>
    <w:rsid w:val="00DD00A2"/>
    <w:rsid w:val="00DD1879"/>
    <w:rsid w:val="00DD1A36"/>
    <w:rsid w:val="00DD1ACA"/>
    <w:rsid w:val="00DD1C51"/>
    <w:rsid w:val="00DD208A"/>
    <w:rsid w:val="00DD2B41"/>
    <w:rsid w:val="00DD39B3"/>
    <w:rsid w:val="00DD3CBC"/>
    <w:rsid w:val="00DD4FF8"/>
    <w:rsid w:val="00DD50B3"/>
    <w:rsid w:val="00DD5172"/>
    <w:rsid w:val="00DD5264"/>
    <w:rsid w:val="00DD612D"/>
    <w:rsid w:val="00DD68B4"/>
    <w:rsid w:val="00DD72FF"/>
    <w:rsid w:val="00DD7751"/>
    <w:rsid w:val="00DD77F9"/>
    <w:rsid w:val="00DD78A9"/>
    <w:rsid w:val="00DD7DCA"/>
    <w:rsid w:val="00DD7E42"/>
    <w:rsid w:val="00DE1807"/>
    <w:rsid w:val="00DE1C3D"/>
    <w:rsid w:val="00DE1CAC"/>
    <w:rsid w:val="00DE25BC"/>
    <w:rsid w:val="00DE26AE"/>
    <w:rsid w:val="00DE2C0B"/>
    <w:rsid w:val="00DE2E75"/>
    <w:rsid w:val="00DE2FFF"/>
    <w:rsid w:val="00DE3AF6"/>
    <w:rsid w:val="00DE4C3B"/>
    <w:rsid w:val="00DE50A4"/>
    <w:rsid w:val="00DE50AA"/>
    <w:rsid w:val="00DE5207"/>
    <w:rsid w:val="00DE554A"/>
    <w:rsid w:val="00DE5591"/>
    <w:rsid w:val="00DE5C30"/>
    <w:rsid w:val="00DE5CD0"/>
    <w:rsid w:val="00DE6641"/>
    <w:rsid w:val="00DE724D"/>
    <w:rsid w:val="00DE7B5F"/>
    <w:rsid w:val="00DE7E6B"/>
    <w:rsid w:val="00DF0010"/>
    <w:rsid w:val="00DF01B2"/>
    <w:rsid w:val="00DF067E"/>
    <w:rsid w:val="00DF0895"/>
    <w:rsid w:val="00DF0C3A"/>
    <w:rsid w:val="00DF134D"/>
    <w:rsid w:val="00DF18D6"/>
    <w:rsid w:val="00DF1A44"/>
    <w:rsid w:val="00DF1D94"/>
    <w:rsid w:val="00DF1FE4"/>
    <w:rsid w:val="00DF22FF"/>
    <w:rsid w:val="00DF31D0"/>
    <w:rsid w:val="00DF447C"/>
    <w:rsid w:val="00DF4EAA"/>
    <w:rsid w:val="00DF5198"/>
    <w:rsid w:val="00DF565F"/>
    <w:rsid w:val="00DF6431"/>
    <w:rsid w:val="00DF65BA"/>
    <w:rsid w:val="00DF742E"/>
    <w:rsid w:val="00E00003"/>
    <w:rsid w:val="00E00008"/>
    <w:rsid w:val="00E00214"/>
    <w:rsid w:val="00E005C6"/>
    <w:rsid w:val="00E00911"/>
    <w:rsid w:val="00E01107"/>
    <w:rsid w:val="00E01A21"/>
    <w:rsid w:val="00E01B06"/>
    <w:rsid w:val="00E0262E"/>
    <w:rsid w:val="00E02697"/>
    <w:rsid w:val="00E035C1"/>
    <w:rsid w:val="00E03676"/>
    <w:rsid w:val="00E0391B"/>
    <w:rsid w:val="00E03A96"/>
    <w:rsid w:val="00E03DC3"/>
    <w:rsid w:val="00E03EE4"/>
    <w:rsid w:val="00E04197"/>
    <w:rsid w:val="00E04703"/>
    <w:rsid w:val="00E049D3"/>
    <w:rsid w:val="00E04D29"/>
    <w:rsid w:val="00E04D6F"/>
    <w:rsid w:val="00E05ADC"/>
    <w:rsid w:val="00E062EA"/>
    <w:rsid w:val="00E06B6E"/>
    <w:rsid w:val="00E06BE6"/>
    <w:rsid w:val="00E06E73"/>
    <w:rsid w:val="00E0760F"/>
    <w:rsid w:val="00E07798"/>
    <w:rsid w:val="00E07A72"/>
    <w:rsid w:val="00E07B25"/>
    <w:rsid w:val="00E07C72"/>
    <w:rsid w:val="00E11529"/>
    <w:rsid w:val="00E11669"/>
    <w:rsid w:val="00E11E69"/>
    <w:rsid w:val="00E128EC"/>
    <w:rsid w:val="00E12C5E"/>
    <w:rsid w:val="00E12CC2"/>
    <w:rsid w:val="00E135BB"/>
    <w:rsid w:val="00E1382E"/>
    <w:rsid w:val="00E1402E"/>
    <w:rsid w:val="00E142DC"/>
    <w:rsid w:val="00E14B5D"/>
    <w:rsid w:val="00E14E37"/>
    <w:rsid w:val="00E14E4D"/>
    <w:rsid w:val="00E159B3"/>
    <w:rsid w:val="00E15D41"/>
    <w:rsid w:val="00E164C4"/>
    <w:rsid w:val="00E20EF2"/>
    <w:rsid w:val="00E21025"/>
    <w:rsid w:val="00E2173B"/>
    <w:rsid w:val="00E22BA2"/>
    <w:rsid w:val="00E22BEC"/>
    <w:rsid w:val="00E22C1A"/>
    <w:rsid w:val="00E23887"/>
    <w:rsid w:val="00E2412E"/>
    <w:rsid w:val="00E24709"/>
    <w:rsid w:val="00E247F9"/>
    <w:rsid w:val="00E24A9C"/>
    <w:rsid w:val="00E24B49"/>
    <w:rsid w:val="00E24C67"/>
    <w:rsid w:val="00E25BCA"/>
    <w:rsid w:val="00E25D9E"/>
    <w:rsid w:val="00E25EA1"/>
    <w:rsid w:val="00E26028"/>
    <w:rsid w:val="00E26694"/>
    <w:rsid w:val="00E266E7"/>
    <w:rsid w:val="00E26A44"/>
    <w:rsid w:val="00E30369"/>
    <w:rsid w:val="00E31674"/>
    <w:rsid w:val="00E31A62"/>
    <w:rsid w:val="00E31DAB"/>
    <w:rsid w:val="00E33173"/>
    <w:rsid w:val="00E33673"/>
    <w:rsid w:val="00E34786"/>
    <w:rsid w:val="00E35846"/>
    <w:rsid w:val="00E35B73"/>
    <w:rsid w:val="00E35BB4"/>
    <w:rsid w:val="00E35E48"/>
    <w:rsid w:val="00E36096"/>
    <w:rsid w:val="00E36146"/>
    <w:rsid w:val="00E361ED"/>
    <w:rsid w:val="00E36252"/>
    <w:rsid w:val="00E36F2B"/>
    <w:rsid w:val="00E370A6"/>
    <w:rsid w:val="00E37B4F"/>
    <w:rsid w:val="00E37C14"/>
    <w:rsid w:val="00E37CEA"/>
    <w:rsid w:val="00E40111"/>
    <w:rsid w:val="00E403CC"/>
    <w:rsid w:val="00E4046A"/>
    <w:rsid w:val="00E40673"/>
    <w:rsid w:val="00E40887"/>
    <w:rsid w:val="00E414D0"/>
    <w:rsid w:val="00E41C61"/>
    <w:rsid w:val="00E42134"/>
    <w:rsid w:val="00E424CD"/>
    <w:rsid w:val="00E424CF"/>
    <w:rsid w:val="00E42847"/>
    <w:rsid w:val="00E431FA"/>
    <w:rsid w:val="00E43433"/>
    <w:rsid w:val="00E43BB9"/>
    <w:rsid w:val="00E43F05"/>
    <w:rsid w:val="00E43F26"/>
    <w:rsid w:val="00E44BE2"/>
    <w:rsid w:val="00E4506B"/>
    <w:rsid w:val="00E450BC"/>
    <w:rsid w:val="00E452BE"/>
    <w:rsid w:val="00E45591"/>
    <w:rsid w:val="00E45773"/>
    <w:rsid w:val="00E457A3"/>
    <w:rsid w:val="00E45957"/>
    <w:rsid w:val="00E4597C"/>
    <w:rsid w:val="00E45D10"/>
    <w:rsid w:val="00E46430"/>
    <w:rsid w:val="00E468D8"/>
    <w:rsid w:val="00E46A1A"/>
    <w:rsid w:val="00E46D04"/>
    <w:rsid w:val="00E46DA4"/>
    <w:rsid w:val="00E47933"/>
    <w:rsid w:val="00E47A7E"/>
    <w:rsid w:val="00E5001F"/>
    <w:rsid w:val="00E506F3"/>
    <w:rsid w:val="00E50899"/>
    <w:rsid w:val="00E51B5E"/>
    <w:rsid w:val="00E52098"/>
    <w:rsid w:val="00E52272"/>
    <w:rsid w:val="00E52872"/>
    <w:rsid w:val="00E52B4D"/>
    <w:rsid w:val="00E52DD7"/>
    <w:rsid w:val="00E52E85"/>
    <w:rsid w:val="00E538A4"/>
    <w:rsid w:val="00E54FFB"/>
    <w:rsid w:val="00E5516A"/>
    <w:rsid w:val="00E5544D"/>
    <w:rsid w:val="00E570DF"/>
    <w:rsid w:val="00E57277"/>
    <w:rsid w:val="00E576E8"/>
    <w:rsid w:val="00E5798D"/>
    <w:rsid w:val="00E601D4"/>
    <w:rsid w:val="00E60AAD"/>
    <w:rsid w:val="00E6102C"/>
    <w:rsid w:val="00E61711"/>
    <w:rsid w:val="00E618E8"/>
    <w:rsid w:val="00E62002"/>
    <w:rsid w:val="00E622B6"/>
    <w:rsid w:val="00E62E06"/>
    <w:rsid w:val="00E630D2"/>
    <w:rsid w:val="00E63BE2"/>
    <w:rsid w:val="00E63DDC"/>
    <w:rsid w:val="00E63FD5"/>
    <w:rsid w:val="00E647B5"/>
    <w:rsid w:val="00E649BA"/>
    <w:rsid w:val="00E64AA5"/>
    <w:rsid w:val="00E66638"/>
    <w:rsid w:val="00E6686B"/>
    <w:rsid w:val="00E6750E"/>
    <w:rsid w:val="00E6772B"/>
    <w:rsid w:val="00E67C87"/>
    <w:rsid w:val="00E701EF"/>
    <w:rsid w:val="00E70289"/>
    <w:rsid w:val="00E705DC"/>
    <w:rsid w:val="00E70635"/>
    <w:rsid w:val="00E7098B"/>
    <w:rsid w:val="00E70B0E"/>
    <w:rsid w:val="00E70F36"/>
    <w:rsid w:val="00E71197"/>
    <w:rsid w:val="00E715DF"/>
    <w:rsid w:val="00E7170D"/>
    <w:rsid w:val="00E7196D"/>
    <w:rsid w:val="00E71AF8"/>
    <w:rsid w:val="00E71F1B"/>
    <w:rsid w:val="00E725C6"/>
    <w:rsid w:val="00E7276C"/>
    <w:rsid w:val="00E7284A"/>
    <w:rsid w:val="00E7304F"/>
    <w:rsid w:val="00E737A6"/>
    <w:rsid w:val="00E73D51"/>
    <w:rsid w:val="00E73EE4"/>
    <w:rsid w:val="00E74845"/>
    <w:rsid w:val="00E749DE"/>
    <w:rsid w:val="00E74A19"/>
    <w:rsid w:val="00E74C9A"/>
    <w:rsid w:val="00E74CFA"/>
    <w:rsid w:val="00E74EDD"/>
    <w:rsid w:val="00E7504A"/>
    <w:rsid w:val="00E7516E"/>
    <w:rsid w:val="00E753B6"/>
    <w:rsid w:val="00E754D5"/>
    <w:rsid w:val="00E75721"/>
    <w:rsid w:val="00E75FD8"/>
    <w:rsid w:val="00E7632E"/>
    <w:rsid w:val="00E76667"/>
    <w:rsid w:val="00E769CA"/>
    <w:rsid w:val="00E774DA"/>
    <w:rsid w:val="00E77655"/>
    <w:rsid w:val="00E778B1"/>
    <w:rsid w:val="00E77911"/>
    <w:rsid w:val="00E77B16"/>
    <w:rsid w:val="00E809ED"/>
    <w:rsid w:val="00E80C2C"/>
    <w:rsid w:val="00E8110E"/>
    <w:rsid w:val="00E81185"/>
    <w:rsid w:val="00E81AEB"/>
    <w:rsid w:val="00E81C80"/>
    <w:rsid w:val="00E81CC2"/>
    <w:rsid w:val="00E82EBA"/>
    <w:rsid w:val="00E838DC"/>
    <w:rsid w:val="00E842B3"/>
    <w:rsid w:val="00E845CD"/>
    <w:rsid w:val="00E86301"/>
    <w:rsid w:val="00E86745"/>
    <w:rsid w:val="00E867BC"/>
    <w:rsid w:val="00E86BC4"/>
    <w:rsid w:val="00E86BEF"/>
    <w:rsid w:val="00E8760E"/>
    <w:rsid w:val="00E877F6"/>
    <w:rsid w:val="00E87B7C"/>
    <w:rsid w:val="00E9009C"/>
    <w:rsid w:val="00E9021F"/>
    <w:rsid w:val="00E9028B"/>
    <w:rsid w:val="00E902B8"/>
    <w:rsid w:val="00E9071A"/>
    <w:rsid w:val="00E90D00"/>
    <w:rsid w:val="00E92560"/>
    <w:rsid w:val="00E9328F"/>
    <w:rsid w:val="00E934F1"/>
    <w:rsid w:val="00E939D7"/>
    <w:rsid w:val="00E956FD"/>
    <w:rsid w:val="00E9601B"/>
    <w:rsid w:val="00E9646F"/>
    <w:rsid w:val="00E967DB"/>
    <w:rsid w:val="00E968E1"/>
    <w:rsid w:val="00E96C07"/>
    <w:rsid w:val="00E97964"/>
    <w:rsid w:val="00EA0546"/>
    <w:rsid w:val="00EA11FE"/>
    <w:rsid w:val="00EA18E3"/>
    <w:rsid w:val="00EA1C7D"/>
    <w:rsid w:val="00EA2CAA"/>
    <w:rsid w:val="00EA31D6"/>
    <w:rsid w:val="00EA3506"/>
    <w:rsid w:val="00EA363F"/>
    <w:rsid w:val="00EA3763"/>
    <w:rsid w:val="00EA37A5"/>
    <w:rsid w:val="00EA3E3C"/>
    <w:rsid w:val="00EA4129"/>
    <w:rsid w:val="00EA4A73"/>
    <w:rsid w:val="00EA4E72"/>
    <w:rsid w:val="00EA5C5A"/>
    <w:rsid w:val="00EA5E1C"/>
    <w:rsid w:val="00EA6288"/>
    <w:rsid w:val="00EA6B5E"/>
    <w:rsid w:val="00EA750E"/>
    <w:rsid w:val="00EA76B8"/>
    <w:rsid w:val="00EA7B28"/>
    <w:rsid w:val="00EB2825"/>
    <w:rsid w:val="00EB306F"/>
    <w:rsid w:val="00EB3207"/>
    <w:rsid w:val="00EB4296"/>
    <w:rsid w:val="00EB4CEF"/>
    <w:rsid w:val="00EB544E"/>
    <w:rsid w:val="00EB55FF"/>
    <w:rsid w:val="00EB5819"/>
    <w:rsid w:val="00EB5F8F"/>
    <w:rsid w:val="00EB62A9"/>
    <w:rsid w:val="00EB648D"/>
    <w:rsid w:val="00EB6F15"/>
    <w:rsid w:val="00EB725E"/>
    <w:rsid w:val="00EB77AF"/>
    <w:rsid w:val="00EC003B"/>
    <w:rsid w:val="00EC0B69"/>
    <w:rsid w:val="00EC10BD"/>
    <w:rsid w:val="00EC190C"/>
    <w:rsid w:val="00EC215A"/>
    <w:rsid w:val="00EC2B07"/>
    <w:rsid w:val="00EC3CD0"/>
    <w:rsid w:val="00EC3DB9"/>
    <w:rsid w:val="00EC3FAF"/>
    <w:rsid w:val="00EC3FE3"/>
    <w:rsid w:val="00EC4162"/>
    <w:rsid w:val="00EC44A9"/>
    <w:rsid w:val="00EC4A84"/>
    <w:rsid w:val="00EC4D01"/>
    <w:rsid w:val="00EC5070"/>
    <w:rsid w:val="00EC566F"/>
    <w:rsid w:val="00EC59ED"/>
    <w:rsid w:val="00EC5B09"/>
    <w:rsid w:val="00EC5C9D"/>
    <w:rsid w:val="00EC5F58"/>
    <w:rsid w:val="00EC649F"/>
    <w:rsid w:val="00EC7601"/>
    <w:rsid w:val="00EC7829"/>
    <w:rsid w:val="00EC7887"/>
    <w:rsid w:val="00EC7CBA"/>
    <w:rsid w:val="00ED027A"/>
    <w:rsid w:val="00ED03E7"/>
    <w:rsid w:val="00ED074F"/>
    <w:rsid w:val="00ED170E"/>
    <w:rsid w:val="00ED1A00"/>
    <w:rsid w:val="00ED2928"/>
    <w:rsid w:val="00ED2ABA"/>
    <w:rsid w:val="00ED33CE"/>
    <w:rsid w:val="00ED373B"/>
    <w:rsid w:val="00ED3CBB"/>
    <w:rsid w:val="00ED40A9"/>
    <w:rsid w:val="00ED452B"/>
    <w:rsid w:val="00ED4EF5"/>
    <w:rsid w:val="00ED601A"/>
    <w:rsid w:val="00ED6688"/>
    <w:rsid w:val="00ED6C0D"/>
    <w:rsid w:val="00ED6CA8"/>
    <w:rsid w:val="00ED7895"/>
    <w:rsid w:val="00ED7F69"/>
    <w:rsid w:val="00EE02C5"/>
    <w:rsid w:val="00EE0AC8"/>
    <w:rsid w:val="00EE0C93"/>
    <w:rsid w:val="00EE14B0"/>
    <w:rsid w:val="00EE1A67"/>
    <w:rsid w:val="00EE2377"/>
    <w:rsid w:val="00EE2847"/>
    <w:rsid w:val="00EE3087"/>
    <w:rsid w:val="00EE3A19"/>
    <w:rsid w:val="00EE3E39"/>
    <w:rsid w:val="00EE4302"/>
    <w:rsid w:val="00EE44B4"/>
    <w:rsid w:val="00EE47F3"/>
    <w:rsid w:val="00EE489C"/>
    <w:rsid w:val="00EE4D92"/>
    <w:rsid w:val="00EE65CB"/>
    <w:rsid w:val="00EE6791"/>
    <w:rsid w:val="00EE6ACF"/>
    <w:rsid w:val="00EF0192"/>
    <w:rsid w:val="00EF050E"/>
    <w:rsid w:val="00EF06C7"/>
    <w:rsid w:val="00EF06F6"/>
    <w:rsid w:val="00EF0BD3"/>
    <w:rsid w:val="00EF0DB2"/>
    <w:rsid w:val="00EF1518"/>
    <w:rsid w:val="00EF1700"/>
    <w:rsid w:val="00EF22E1"/>
    <w:rsid w:val="00EF27FE"/>
    <w:rsid w:val="00EF2E54"/>
    <w:rsid w:val="00EF3575"/>
    <w:rsid w:val="00EF36B4"/>
    <w:rsid w:val="00EF3882"/>
    <w:rsid w:val="00EF3E2E"/>
    <w:rsid w:val="00EF422B"/>
    <w:rsid w:val="00EF4331"/>
    <w:rsid w:val="00EF4799"/>
    <w:rsid w:val="00EF4E09"/>
    <w:rsid w:val="00EF5CF5"/>
    <w:rsid w:val="00EF6141"/>
    <w:rsid w:val="00EF68C3"/>
    <w:rsid w:val="00EF6BF1"/>
    <w:rsid w:val="00EF7638"/>
    <w:rsid w:val="00F011C1"/>
    <w:rsid w:val="00F0138E"/>
    <w:rsid w:val="00F01864"/>
    <w:rsid w:val="00F02E02"/>
    <w:rsid w:val="00F030F4"/>
    <w:rsid w:val="00F03C43"/>
    <w:rsid w:val="00F03E1E"/>
    <w:rsid w:val="00F04090"/>
    <w:rsid w:val="00F04EBB"/>
    <w:rsid w:val="00F05136"/>
    <w:rsid w:val="00F0515B"/>
    <w:rsid w:val="00F051A1"/>
    <w:rsid w:val="00F052B6"/>
    <w:rsid w:val="00F05312"/>
    <w:rsid w:val="00F05358"/>
    <w:rsid w:val="00F05AAE"/>
    <w:rsid w:val="00F0686F"/>
    <w:rsid w:val="00F069D8"/>
    <w:rsid w:val="00F06C37"/>
    <w:rsid w:val="00F06EA5"/>
    <w:rsid w:val="00F101B8"/>
    <w:rsid w:val="00F116A7"/>
    <w:rsid w:val="00F11884"/>
    <w:rsid w:val="00F11A86"/>
    <w:rsid w:val="00F12107"/>
    <w:rsid w:val="00F12416"/>
    <w:rsid w:val="00F12663"/>
    <w:rsid w:val="00F1286E"/>
    <w:rsid w:val="00F132DC"/>
    <w:rsid w:val="00F145D2"/>
    <w:rsid w:val="00F1533A"/>
    <w:rsid w:val="00F156FA"/>
    <w:rsid w:val="00F15A19"/>
    <w:rsid w:val="00F15B3D"/>
    <w:rsid w:val="00F160D8"/>
    <w:rsid w:val="00F16449"/>
    <w:rsid w:val="00F164DF"/>
    <w:rsid w:val="00F16770"/>
    <w:rsid w:val="00F16B88"/>
    <w:rsid w:val="00F17B47"/>
    <w:rsid w:val="00F17BA6"/>
    <w:rsid w:val="00F2008E"/>
    <w:rsid w:val="00F2031B"/>
    <w:rsid w:val="00F20464"/>
    <w:rsid w:val="00F20684"/>
    <w:rsid w:val="00F21080"/>
    <w:rsid w:val="00F21532"/>
    <w:rsid w:val="00F21544"/>
    <w:rsid w:val="00F219EF"/>
    <w:rsid w:val="00F21CE7"/>
    <w:rsid w:val="00F2276A"/>
    <w:rsid w:val="00F22C96"/>
    <w:rsid w:val="00F22EDB"/>
    <w:rsid w:val="00F23A39"/>
    <w:rsid w:val="00F23F53"/>
    <w:rsid w:val="00F2445D"/>
    <w:rsid w:val="00F24549"/>
    <w:rsid w:val="00F24734"/>
    <w:rsid w:val="00F247C1"/>
    <w:rsid w:val="00F25915"/>
    <w:rsid w:val="00F260FF"/>
    <w:rsid w:val="00F269B2"/>
    <w:rsid w:val="00F26C94"/>
    <w:rsid w:val="00F26EEF"/>
    <w:rsid w:val="00F27728"/>
    <w:rsid w:val="00F27796"/>
    <w:rsid w:val="00F27849"/>
    <w:rsid w:val="00F27AFF"/>
    <w:rsid w:val="00F27DF8"/>
    <w:rsid w:val="00F30BFC"/>
    <w:rsid w:val="00F31483"/>
    <w:rsid w:val="00F32535"/>
    <w:rsid w:val="00F325CE"/>
    <w:rsid w:val="00F32DE0"/>
    <w:rsid w:val="00F33028"/>
    <w:rsid w:val="00F33135"/>
    <w:rsid w:val="00F333B3"/>
    <w:rsid w:val="00F33569"/>
    <w:rsid w:val="00F33DF9"/>
    <w:rsid w:val="00F3434F"/>
    <w:rsid w:val="00F3464C"/>
    <w:rsid w:val="00F348B7"/>
    <w:rsid w:val="00F34A5D"/>
    <w:rsid w:val="00F34D21"/>
    <w:rsid w:val="00F35A27"/>
    <w:rsid w:val="00F35BB8"/>
    <w:rsid w:val="00F361C1"/>
    <w:rsid w:val="00F36FA6"/>
    <w:rsid w:val="00F373CE"/>
    <w:rsid w:val="00F37412"/>
    <w:rsid w:val="00F378B9"/>
    <w:rsid w:val="00F37FFE"/>
    <w:rsid w:val="00F40027"/>
    <w:rsid w:val="00F40103"/>
    <w:rsid w:val="00F40C71"/>
    <w:rsid w:val="00F40E3E"/>
    <w:rsid w:val="00F40EF2"/>
    <w:rsid w:val="00F41141"/>
    <w:rsid w:val="00F41530"/>
    <w:rsid w:val="00F4199B"/>
    <w:rsid w:val="00F41A64"/>
    <w:rsid w:val="00F41E5A"/>
    <w:rsid w:val="00F42C11"/>
    <w:rsid w:val="00F4585C"/>
    <w:rsid w:val="00F45C35"/>
    <w:rsid w:val="00F466E6"/>
    <w:rsid w:val="00F472FE"/>
    <w:rsid w:val="00F50913"/>
    <w:rsid w:val="00F50BFB"/>
    <w:rsid w:val="00F513E1"/>
    <w:rsid w:val="00F51AD7"/>
    <w:rsid w:val="00F51C02"/>
    <w:rsid w:val="00F51D12"/>
    <w:rsid w:val="00F522F0"/>
    <w:rsid w:val="00F53039"/>
    <w:rsid w:val="00F5312F"/>
    <w:rsid w:val="00F5313B"/>
    <w:rsid w:val="00F53912"/>
    <w:rsid w:val="00F54687"/>
    <w:rsid w:val="00F54B01"/>
    <w:rsid w:val="00F54B8E"/>
    <w:rsid w:val="00F54E79"/>
    <w:rsid w:val="00F5516B"/>
    <w:rsid w:val="00F5527D"/>
    <w:rsid w:val="00F55C56"/>
    <w:rsid w:val="00F565CA"/>
    <w:rsid w:val="00F56640"/>
    <w:rsid w:val="00F6098A"/>
    <w:rsid w:val="00F60B71"/>
    <w:rsid w:val="00F610DE"/>
    <w:rsid w:val="00F612B5"/>
    <w:rsid w:val="00F62300"/>
    <w:rsid w:val="00F62A5F"/>
    <w:rsid w:val="00F63288"/>
    <w:rsid w:val="00F641DD"/>
    <w:rsid w:val="00F6497E"/>
    <w:rsid w:val="00F6554E"/>
    <w:rsid w:val="00F65A2D"/>
    <w:rsid w:val="00F6647A"/>
    <w:rsid w:val="00F672AD"/>
    <w:rsid w:val="00F672D9"/>
    <w:rsid w:val="00F6779A"/>
    <w:rsid w:val="00F67A0C"/>
    <w:rsid w:val="00F701B0"/>
    <w:rsid w:val="00F70470"/>
    <w:rsid w:val="00F70839"/>
    <w:rsid w:val="00F708D9"/>
    <w:rsid w:val="00F70C84"/>
    <w:rsid w:val="00F71947"/>
    <w:rsid w:val="00F71DC9"/>
    <w:rsid w:val="00F72084"/>
    <w:rsid w:val="00F722E2"/>
    <w:rsid w:val="00F72792"/>
    <w:rsid w:val="00F7294A"/>
    <w:rsid w:val="00F72ADE"/>
    <w:rsid w:val="00F72FC7"/>
    <w:rsid w:val="00F73641"/>
    <w:rsid w:val="00F74788"/>
    <w:rsid w:val="00F7494E"/>
    <w:rsid w:val="00F74A74"/>
    <w:rsid w:val="00F74B7D"/>
    <w:rsid w:val="00F74DAD"/>
    <w:rsid w:val="00F7547D"/>
    <w:rsid w:val="00F75DE1"/>
    <w:rsid w:val="00F76DE5"/>
    <w:rsid w:val="00F77416"/>
    <w:rsid w:val="00F813C6"/>
    <w:rsid w:val="00F81879"/>
    <w:rsid w:val="00F82063"/>
    <w:rsid w:val="00F82700"/>
    <w:rsid w:val="00F827F9"/>
    <w:rsid w:val="00F82AB1"/>
    <w:rsid w:val="00F82CAE"/>
    <w:rsid w:val="00F85559"/>
    <w:rsid w:val="00F857A0"/>
    <w:rsid w:val="00F85F24"/>
    <w:rsid w:val="00F860B9"/>
    <w:rsid w:val="00F86F55"/>
    <w:rsid w:val="00F90BBC"/>
    <w:rsid w:val="00F91457"/>
    <w:rsid w:val="00F91490"/>
    <w:rsid w:val="00F91F36"/>
    <w:rsid w:val="00F923A9"/>
    <w:rsid w:val="00F9434A"/>
    <w:rsid w:val="00F94392"/>
    <w:rsid w:val="00F9519C"/>
    <w:rsid w:val="00F95AF0"/>
    <w:rsid w:val="00F96C43"/>
    <w:rsid w:val="00F973C6"/>
    <w:rsid w:val="00F97BC5"/>
    <w:rsid w:val="00F97C6C"/>
    <w:rsid w:val="00FA041F"/>
    <w:rsid w:val="00FA06F7"/>
    <w:rsid w:val="00FA088D"/>
    <w:rsid w:val="00FA08D6"/>
    <w:rsid w:val="00FA0C3A"/>
    <w:rsid w:val="00FA11BA"/>
    <w:rsid w:val="00FA11D4"/>
    <w:rsid w:val="00FA138D"/>
    <w:rsid w:val="00FA1BA7"/>
    <w:rsid w:val="00FA1BD1"/>
    <w:rsid w:val="00FA21C7"/>
    <w:rsid w:val="00FA2327"/>
    <w:rsid w:val="00FA265C"/>
    <w:rsid w:val="00FA2B75"/>
    <w:rsid w:val="00FA2CB0"/>
    <w:rsid w:val="00FA2D50"/>
    <w:rsid w:val="00FA3914"/>
    <w:rsid w:val="00FA4385"/>
    <w:rsid w:val="00FA4982"/>
    <w:rsid w:val="00FA5838"/>
    <w:rsid w:val="00FA591F"/>
    <w:rsid w:val="00FA5B96"/>
    <w:rsid w:val="00FA694F"/>
    <w:rsid w:val="00FA7547"/>
    <w:rsid w:val="00FA7718"/>
    <w:rsid w:val="00FA7989"/>
    <w:rsid w:val="00FA7E34"/>
    <w:rsid w:val="00FB0517"/>
    <w:rsid w:val="00FB0F0F"/>
    <w:rsid w:val="00FB4120"/>
    <w:rsid w:val="00FB46DC"/>
    <w:rsid w:val="00FB49DB"/>
    <w:rsid w:val="00FB570E"/>
    <w:rsid w:val="00FB5BEA"/>
    <w:rsid w:val="00FB5C25"/>
    <w:rsid w:val="00FB5DD8"/>
    <w:rsid w:val="00FB5DF9"/>
    <w:rsid w:val="00FB63F7"/>
    <w:rsid w:val="00FB6856"/>
    <w:rsid w:val="00FB6998"/>
    <w:rsid w:val="00FB77D9"/>
    <w:rsid w:val="00FB7A43"/>
    <w:rsid w:val="00FB7DFA"/>
    <w:rsid w:val="00FC1A11"/>
    <w:rsid w:val="00FC2671"/>
    <w:rsid w:val="00FC27E2"/>
    <w:rsid w:val="00FC2C6F"/>
    <w:rsid w:val="00FC302E"/>
    <w:rsid w:val="00FC308F"/>
    <w:rsid w:val="00FC36DD"/>
    <w:rsid w:val="00FC3B99"/>
    <w:rsid w:val="00FC47D4"/>
    <w:rsid w:val="00FC4A9E"/>
    <w:rsid w:val="00FC4AF2"/>
    <w:rsid w:val="00FC4C7A"/>
    <w:rsid w:val="00FC5120"/>
    <w:rsid w:val="00FC5710"/>
    <w:rsid w:val="00FC5E9C"/>
    <w:rsid w:val="00FC6B64"/>
    <w:rsid w:val="00FC755B"/>
    <w:rsid w:val="00FC7607"/>
    <w:rsid w:val="00FC7A43"/>
    <w:rsid w:val="00FC7C26"/>
    <w:rsid w:val="00FD1098"/>
    <w:rsid w:val="00FD13A2"/>
    <w:rsid w:val="00FD163C"/>
    <w:rsid w:val="00FD1B0A"/>
    <w:rsid w:val="00FD217B"/>
    <w:rsid w:val="00FD2685"/>
    <w:rsid w:val="00FD2698"/>
    <w:rsid w:val="00FD2762"/>
    <w:rsid w:val="00FD28F9"/>
    <w:rsid w:val="00FD2CC2"/>
    <w:rsid w:val="00FD2FF9"/>
    <w:rsid w:val="00FD3262"/>
    <w:rsid w:val="00FD33EC"/>
    <w:rsid w:val="00FD35F5"/>
    <w:rsid w:val="00FD3935"/>
    <w:rsid w:val="00FD3970"/>
    <w:rsid w:val="00FD4742"/>
    <w:rsid w:val="00FD54D9"/>
    <w:rsid w:val="00FD56CB"/>
    <w:rsid w:val="00FD5EDE"/>
    <w:rsid w:val="00FD6656"/>
    <w:rsid w:val="00FD78B7"/>
    <w:rsid w:val="00FD793E"/>
    <w:rsid w:val="00FE1038"/>
    <w:rsid w:val="00FE110D"/>
    <w:rsid w:val="00FE155D"/>
    <w:rsid w:val="00FE1802"/>
    <w:rsid w:val="00FE1A07"/>
    <w:rsid w:val="00FE213D"/>
    <w:rsid w:val="00FE2560"/>
    <w:rsid w:val="00FE25A0"/>
    <w:rsid w:val="00FE2AEC"/>
    <w:rsid w:val="00FE2F09"/>
    <w:rsid w:val="00FE33CC"/>
    <w:rsid w:val="00FE3ACC"/>
    <w:rsid w:val="00FE40C6"/>
    <w:rsid w:val="00FE4167"/>
    <w:rsid w:val="00FE4837"/>
    <w:rsid w:val="00FE4A65"/>
    <w:rsid w:val="00FE4AE6"/>
    <w:rsid w:val="00FE54B9"/>
    <w:rsid w:val="00FE54FE"/>
    <w:rsid w:val="00FE5F2E"/>
    <w:rsid w:val="00FE635E"/>
    <w:rsid w:val="00FE6546"/>
    <w:rsid w:val="00FE7031"/>
    <w:rsid w:val="00FE7315"/>
    <w:rsid w:val="00FE77E7"/>
    <w:rsid w:val="00FE7D1C"/>
    <w:rsid w:val="00FF0FE6"/>
    <w:rsid w:val="00FF186C"/>
    <w:rsid w:val="00FF1929"/>
    <w:rsid w:val="00FF1A45"/>
    <w:rsid w:val="00FF2139"/>
    <w:rsid w:val="00FF2AAD"/>
    <w:rsid w:val="00FF2CC8"/>
    <w:rsid w:val="00FF3282"/>
    <w:rsid w:val="00FF3494"/>
    <w:rsid w:val="00FF36F0"/>
    <w:rsid w:val="00FF3967"/>
    <w:rsid w:val="00FF41ED"/>
    <w:rsid w:val="00FF4500"/>
    <w:rsid w:val="00FF6119"/>
    <w:rsid w:val="00FF666B"/>
    <w:rsid w:val="00FF6AB0"/>
    <w:rsid w:val="00FF6BA0"/>
    <w:rsid w:val="00FF747D"/>
    <w:rsid w:val="00FF7ECA"/>
    <w:rsid w:val="0FB333BB"/>
    <w:rsid w:val="14A4875E"/>
    <w:rsid w:val="3200B4FF"/>
    <w:rsid w:val="41CBE487"/>
    <w:rsid w:val="4B2C24E9"/>
    <w:rsid w:val="55F30475"/>
    <w:rsid w:val="649F3FF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6B734A5"/>
  <w15:chartTrackingRefBased/>
  <w15:docId w15:val="{4B14F3B2-37BF-4527-8389-38CC3D0E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7E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58A1"/>
    <w:pPr>
      <w:keepNext/>
      <w:keepLines/>
      <w:spacing w:before="40" w:after="0"/>
      <w:outlineLvl w:val="1"/>
    </w:pPr>
    <w:rPr>
      <w:rFonts w:asciiTheme="majorHAnsi" w:eastAsiaTheme="majorEastAsia" w:hAnsiTheme="majorHAnsi"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515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7B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4652"/>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B54D0"/>
    <w:pPr>
      <w:keepNext/>
      <w:keepLines/>
      <w:numPr>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A3E31"/>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A3E31"/>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24C"/>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24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4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D7E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58A1"/>
    <w:rPr>
      <w:rFonts w:asciiTheme="majorHAnsi" w:eastAsiaTheme="majorEastAsia" w:hAnsiTheme="majorHAnsi" w:cstheme="majorBidi"/>
      <w:noProof/>
      <w:color w:val="2F5496" w:themeColor="accent1" w:themeShade="BF"/>
      <w:sz w:val="26"/>
      <w:szCs w:val="26"/>
    </w:rPr>
  </w:style>
  <w:style w:type="paragraph" w:styleId="Header">
    <w:name w:val="header"/>
    <w:basedOn w:val="Normal"/>
    <w:link w:val="HeaderChar"/>
    <w:uiPriority w:val="99"/>
    <w:unhideWhenUsed/>
    <w:rsid w:val="00CC2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48B"/>
  </w:style>
  <w:style w:type="paragraph" w:styleId="Footer">
    <w:name w:val="footer"/>
    <w:basedOn w:val="Normal"/>
    <w:link w:val="FooterChar"/>
    <w:uiPriority w:val="99"/>
    <w:unhideWhenUsed/>
    <w:rsid w:val="00CC2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48B"/>
  </w:style>
  <w:style w:type="character" w:customStyle="1" w:styleId="Heading3Char">
    <w:name w:val="Heading 3 Char"/>
    <w:basedOn w:val="DefaultParagraphFont"/>
    <w:link w:val="Heading3"/>
    <w:uiPriority w:val="9"/>
    <w:rsid w:val="00515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77B2B"/>
    <w:rPr>
      <w:rFonts w:asciiTheme="majorHAnsi" w:eastAsiaTheme="majorEastAsia" w:hAnsiTheme="majorHAnsi" w:cstheme="majorBidi"/>
      <w:i/>
      <w:iCs/>
      <w:color w:val="2F5496" w:themeColor="accent1" w:themeShade="BF"/>
    </w:rPr>
  </w:style>
  <w:style w:type="character" w:customStyle="1" w:styleId="Heading7Char">
    <w:name w:val="Heading 7 Char"/>
    <w:basedOn w:val="DefaultParagraphFont"/>
    <w:link w:val="Heading7"/>
    <w:uiPriority w:val="9"/>
    <w:rsid w:val="00DA3E3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A3E3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uiPriority w:val="39"/>
    <w:unhideWhenUsed/>
    <w:rsid w:val="00066D1F"/>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DA3E31"/>
    <w:pPr>
      <w:spacing w:after="0"/>
      <w:ind w:left="220"/>
    </w:pPr>
    <w:rPr>
      <w:rFonts w:cstheme="minorHAnsi"/>
      <w:smallCaps/>
      <w:sz w:val="20"/>
      <w:szCs w:val="20"/>
    </w:rPr>
  </w:style>
  <w:style w:type="paragraph" w:styleId="TOC3">
    <w:name w:val="toc 3"/>
    <w:basedOn w:val="Normal"/>
    <w:next w:val="Normal"/>
    <w:autoRedefine/>
    <w:uiPriority w:val="39"/>
    <w:unhideWhenUsed/>
    <w:rsid w:val="00DA3E31"/>
    <w:pPr>
      <w:spacing w:after="0"/>
      <w:ind w:left="440"/>
    </w:pPr>
    <w:rPr>
      <w:rFonts w:cstheme="minorHAnsi"/>
      <w:i/>
      <w:iCs/>
      <w:sz w:val="20"/>
      <w:szCs w:val="20"/>
    </w:rPr>
  </w:style>
  <w:style w:type="paragraph" w:styleId="TOC4">
    <w:name w:val="toc 4"/>
    <w:basedOn w:val="Normal"/>
    <w:next w:val="Normal"/>
    <w:autoRedefine/>
    <w:uiPriority w:val="39"/>
    <w:unhideWhenUsed/>
    <w:rsid w:val="00DA3E31"/>
    <w:pPr>
      <w:spacing w:after="0"/>
      <w:ind w:left="660"/>
    </w:pPr>
    <w:rPr>
      <w:rFonts w:cstheme="minorHAnsi"/>
      <w:sz w:val="18"/>
      <w:szCs w:val="18"/>
    </w:rPr>
  </w:style>
  <w:style w:type="paragraph" w:styleId="TOC5">
    <w:name w:val="toc 5"/>
    <w:basedOn w:val="Normal"/>
    <w:next w:val="Normal"/>
    <w:autoRedefine/>
    <w:uiPriority w:val="39"/>
    <w:unhideWhenUsed/>
    <w:rsid w:val="00DA3E31"/>
    <w:pPr>
      <w:spacing w:after="0"/>
      <w:ind w:left="880"/>
    </w:pPr>
    <w:rPr>
      <w:rFonts w:cstheme="minorHAnsi"/>
      <w:sz w:val="18"/>
      <w:szCs w:val="18"/>
    </w:rPr>
  </w:style>
  <w:style w:type="paragraph" w:styleId="TOC6">
    <w:name w:val="toc 6"/>
    <w:basedOn w:val="Normal"/>
    <w:next w:val="Normal"/>
    <w:autoRedefine/>
    <w:uiPriority w:val="39"/>
    <w:unhideWhenUsed/>
    <w:rsid w:val="00DA3E31"/>
    <w:pPr>
      <w:spacing w:after="0"/>
      <w:ind w:left="1100"/>
    </w:pPr>
    <w:rPr>
      <w:rFonts w:cstheme="minorHAnsi"/>
      <w:sz w:val="18"/>
      <w:szCs w:val="18"/>
    </w:rPr>
  </w:style>
  <w:style w:type="paragraph" w:styleId="TOC7">
    <w:name w:val="toc 7"/>
    <w:basedOn w:val="Normal"/>
    <w:next w:val="Normal"/>
    <w:autoRedefine/>
    <w:uiPriority w:val="39"/>
    <w:unhideWhenUsed/>
    <w:rsid w:val="00DA3E31"/>
    <w:pPr>
      <w:spacing w:after="0"/>
      <w:ind w:left="1320"/>
    </w:pPr>
    <w:rPr>
      <w:rFonts w:cstheme="minorHAnsi"/>
      <w:sz w:val="18"/>
      <w:szCs w:val="18"/>
    </w:rPr>
  </w:style>
  <w:style w:type="paragraph" w:styleId="TOC8">
    <w:name w:val="toc 8"/>
    <w:basedOn w:val="Normal"/>
    <w:next w:val="Normal"/>
    <w:autoRedefine/>
    <w:uiPriority w:val="39"/>
    <w:unhideWhenUsed/>
    <w:rsid w:val="00DA3E31"/>
    <w:pPr>
      <w:spacing w:after="0"/>
      <w:ind w:left="1540"/>
    </w:pPr>
    <w:rPr>
      <w:rFonts w:cstheme="minorHAnsi"/>
      <w:sz w:val="18"/>
      <w:szCs w:val="18"/>
    </w:rPr>
  </w:style>
  <w:style w:type="paragraph" w:styleId="TOC9">
    <w:name w:val="toc 9"/>
    <w:basedOn w:val="Normal"/>
    <w:next w:val="Normal"/>
    <w:autoRedefine/>
    <w:uiPriority w:val="39"/>
    <w:unhideWhenUsed/>
    <w:rsid w:val="00DA3E31"/>
    <w:pPr>
      <w:spacing w:after="0"/>
      <w:ind w:left="1760"/>
    </w:pPr>
    <w:rPr>
      <w:rFonts w:cstheme="minorHAnsi"/>
      <w:sz w:val="18"/>
      <w:szCs w:val="18"/>
    </w:rPr>
  </w:style>
  <w:style w:type="character" w:styleId="Hyperlink">
    <w:name w:val="Hyperlink"/>
    <w:basedOn w:val="DefaultParagraphFont"/>
    <w:uiPriority w:val="99"/>
    <w:unhideWhenUsed/>
    <w:rsid w:val="00DA3E31"/>
    <w:rPr>
      <w:color w:val="0563C1" w:themeColor="hyperlink"/>
      <w:u w:val="single"/>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rsid w:val="007878AC"/>
    <w:pPr>
      <w:ind w:left="720"/>
      <w:contextualSpacing/>
    </w:pPr>
  </w:style>
  <w:style w:type="character" w:styleId="CommentReference">
    <w:name w:val="annotation reference"/>
    <w:basedOn w:val="DefaultParagraphFont"/>
    <w:uiPriority w:val="99"/>
    <w:semiHidden/>
    <w:unhideWhenUsed/>
    <w:rsid w:val="00247C04"/>
    <w:rPr>
      <w:sz w:val="16"/>
      <w:szCs w:val="16"/>
    </w:rPr>
  </w:style>
  <w:style w:type="paragraph" w:styleId="CommentText">
    <w:name w:val="annotation text"/>
    <w:basedOn w:val="Normal"/>
    <w:link w:val="CommentTextChar"/>
    <w:uiPriority w:val="99"/>
    <w:unhideWhenUsed/>
    <w:rsid w:val="00247C04"/>
    <w:pPr>
      <w:spacing w:line="240" w:lineRule="auto"/>
    </w:pPr>
    <w:rPr>
      <w:sz w:val="20"/>
      <w:szCs w:val="20"/>
    </w:rPr>
  </w:style>
  <w:style w:type="character" w:customStyle="1" w:styleId="CommentTextChar">
    <w:name w:val="Comment Text Char"/>
    <w:basedOn w:val="DefaultParagraphFont"/>
    <w:link w:val="CommentText"/>
    <w:uiPriority w:val="99"/>
    <w:rsid w:val="00247C04"/>
    <w:rPr>
      <w:sz w:val="20"/>
      <w:szCs w:val="20"/>
    </w:rPr>
  </w:style>
  <w:style w:type="paragraph" w:styleId="CommentSubject">
    <w:name w:val="annotation subject"/>
    <w:basedOn w:val="CommentText"/>
    <w:next w:val="CommentText"/>
    <w:link w:val="CommentSubjectChar"/>
    <w:uiPriority w:val="99"/>
    <w:semiHidden/>
    <w:unhideWhenUsed/>
    <w:rsid w:val="00247C04"/>
    <w:rPr>
      <w:b/>
      <w:bCs/>
    </w:rPr>
  </w:style>
  <w:style w:type="character" w:customStyle="1" w:styleId="CommentSubjectChar">
    <w:name w:val="Comment Subject Char"/>
    <w:basedOn w:val="CommentTextChar"/>
    <w:link w:val="CommentSubject"/>
    <w:uiPriority w:val="99"/>
    <w:semiHidden/>
    <w:rsid w:val="00247C04"/>
    <w:rPr>
      <w:b/>
      <w:bCs/>
      <w:sz w:val="20"/>
      <w:szCs w:val="20"/>
    </w:rPr>
  </w:style>
  <w:style w:type="paragraph" w:styleId="BalloonText">
    <w:name w:val="Balloon Text"/>
    <w:basedOn w:val="Normal"/>
    <w:link w:val="BalloonTextChar"/>
    <w:uiPriority w:val="99"/>
    <w:semiHidden/>
    <w:unhideWhenUsed/>
    <w:rsid w:val="00247C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C04"/>
    <w:rPr>
      <w:rFonts w:ascii="Segoe UI" w:hAnsi="Segoe UI" w:cs="Segoe UI"/>
      <w:sz w:val="18"/>
      <w:szCs w:val="18"/>
    </w:rPr>
  </w:style>
  <w:style w:type="paragraph" w:styleId="NoSpacing">
    <w:name w:val="No Spacing"/>
    <w:link w:val="NoSpacingChar"/>
    <w:uiPriority w:val="1"/>
    <w:qFormat/>
    <w:rsid w:val="00257B10"/>
    <w:pPr>
      <w:spacing w:after="0" w:line="240" w:lineRule="auto"/>
    </w:pPr>
    <w:rPr>
      <w:rFonts w:eastAsiaTheme="minorEastAsia"/>
    </w:rPr>
  </w:style>
  <w:style w:type="character" w:customStyle="1" w:styleId="NoSpacingChar">
    <w:name w:val="No Spacing Char"/>
    <w:basedOn w:val="DefaultParagraphFont"/>
    <w:link w:val="NoSpacing"/>
    <w:uiPriority w:val="1"/>
    <w:rsid w:val="00257B10"/>
    <w:rPr>
      <w:rFonts w:eastAsiaTheme="minorEastAsia"/>
    </w:rPr>
  </w:style>
  <w:style w:type="character" w:customStyle="1" w:styleId="Heading5Char">
    <w:name w:val="Heading 5 Char"/>
    <w:basedOn w:val="DefaultParagraphFont"/>
    <w:link w:val="Heading5"/>
    <w:uiPriority w:val="9"/>
    <w:rsid w:val="00924652"/>
    <w:rPr>
      <w:rFonts w:asciiTheme="majorHAnsi" w:eastAsiaTheme="majorEastAsia" w:hAnsiTheme="majorHAnsi" w:cstheme="majorBidi"/>
      <w:color w:val="2F5496" w:themeColor="accent1" w:themeShade="BF"/>
    </w:rPr>
  </w:style>
  <w:style w:type="character" w:customStyle="1" w:styleId="UnresolvedMention1">
    <w:name w:val="Unresolved Mention1"/>
    <w:basedOn w:val="DefaultParagraphFont"/>
    <w:uiPriority w:val="99"/>
    <w:semiHidden/>
    <w:unhideWhenUsed/>
    <w:rsid w:val="00500B15"/>
    <w:rPr>
      <w:color w:val="808080"/>
      <w:shd w:val="clear" w:color="auto" w:fill="E6E6E6"/>
    </w:rPr>
  </w:style>
  <w:style w:type="paragraph" w:styleId="Revision">
    <w:name w:val="Revision"/>
    <w:hidden/>
    <w:uiPriority w:val="99"/>
    <w:semiHidden/>
    <w:rsid w:val="00066D1F"/>
    <w:pPr>
      <w:spacing w:after="0" w:line="240" w:lineRule="auto"/>
    </w:pPr>
  </w:style>
  <w:style w:type="table" w:styleId="TableGrid">
    <w:name w:val="Table Grid"/>
    <w:basedOn w:val="TableNormal"/>
    <w:uiPriority w:val="39"/>
    <w:rsid w:val="00934D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02719"/>
    <w:rPr>
      <w:color w:val="954F72" w:themeColor="followedHyperlink"/>
      <w:u w:val="single"/>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link w:val="ListParagraph"/>
    <w:uiPriority w:val="34"/>
    <w:rsid w:val="00C72EEC"/>
  </w:style>
  <w:style w:type="character" w:customStyle="1" w:styleId="UnresolvedMention2">
    <w:name w:val="Unresolved Mention2"/>
    <w:basedOn w:val="DefaultParagraphFont"/>
    <w:uiPriority w:val="99"/>
    <w:semiHidden/>
    <w:unhideWhenUsed/>
    <w:rsid w:val="001C4D0A"/>
    <w:rPr>
      <w:color w:val="808080"/>
      <w:shd w:val="clear" w:color="auto" w:fill="E6E6E6"/>
    </w:rPr>
  </w:style>
  <w:style w:type="table" w:styleId="GridTable4-Accent1">
    <w:name w:val="Grid Table 4 Accent 1"/>
    <w:basedOn w:val="TableNormal"/>
    <w:uiPriority w:val="49"/>
    <w:rsid w:val="00BC714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tion">
    <w:name w:val="Mention"/>
    <w:basedOn w:val="DefaultParagraphFont"/>
    <w:uiPriority w:val="99"/>
    <w:unhideWhenUsed/>
    <w:rsid w:val="003D158A"/>
    <w:rPr>
      <w:color w:val="2B579A"/>
      <w:shd w:val="clear" w:color="auto" w:fill="E6E6E6"/>
    </w:rPr>
  </w:style>
  <w:style w:type="table" w:styleId="GridTable5Dark-Accent5">
    <w:name w:val="Grid Table 5 Dark Accent 5"/>
    <w:basedOn w:val="TableNormal"/>
    <w:uiPriority w:val="50"/>
    <w:rsid w:val="008F3D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PlaceholderText">
    <w:name w:val="Placeholder Text"/>
    <w:basedOn w:val="DefaultParagraphFont"/>
    <w:uiPriority w:val="99"/>
    <w:semiHidden/>
    <w:rsid w:val="00653242"/>
    <w:rPr>
      <w:color w:val="808080"/>
    </w:rPr>
  </w:style>
  <w:style w:type="character" w:customStyle="1" w:styleId="Heading6Char">
    <w:name w:val="Heading 6 Char"/>
    <w:basedOn w:val="DefaultParagraphFont"/>
    <w:link w:val="Heading6"/>
    <w:uiPriority w:val="9"/>
    <w:rsid w:val="006B54D0"/>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unhideWhenUsed/>
    <w:rsid w:val="00CD4452"/>
    <w:rPr>
      <w:color w:val="808080"/>
      <w:shd w:val="clear" w:color="auto" w:fill="E6E6E6"/>
    </w:rPr>
  </w:style>
  <w:style w:type="table" w:customStyle="1" w:styleId="Deploymentguide">
    <w:name w:val="Deployment guide"/>
    <w:basedOn w:val="TableNormal"/>
    <w:uiPriority w:val="50"/>
    <w:rsid w:val="004A7671"/>
    <w:pPr>
      <w:spacing w:after="0" w:line="240" w:lineRule="auto"/>
    </w:pPr>
    <w:tblPr>
      <w:tblBorders>
        <w:top w:val="single" w:sz="4" w:space="0" w:color="4472C4" w:themeColor="accent1"/>
        <w:left w:val="single" w:sz="4" w:space="0" w:color="FFFFFF" w:themeColor="background1"/>
        <w:bottom w:val="single" w:sz="4" w:space="0" w:color="4472C4" w:themeColor="accent1"/>
        <w:right w:val="single" w:sz="4" w:space="0" w:color="FFFFFF" w:themeColor="background1"/>
        <w:insideH w:val="single" w:sz="4" w:space="0" w:color="4472C4" w:themeColor="accent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style>
  <w:style w:type="paragraph" w:styleId="TOCHeading">
    <w:name w:val="TOC Heading"/>
    <w:basedOn w:val="Heading1"/>
    <w:next w:val="Normal"/>
    <w:uiPriority w:val="39"/>
    <w:unhideWhenUsed/>
    <w:qFormat/>
    <w:rsid w:val="00A9070C"/>
    <w:pPr>
      <w:outlineLvl w:val="9"/>
    </w:pPr>
  </w:style>
  <w:style w:type="paragraph" w:styleId="NormalWeb">
    <w:name w:val="Normal (Web)"/>
    <w:basedOn w:val="Normal"/>
    <w:uiPriority w:val="99"/>
    <w:semiHidden/>
    <w:unhideWhenUsed/>
    <w:rsid w:val="00E73D51"/>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E73E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3EE4"/>
    <w:rPr>
      <w:sz w:val="20"/>
      <w:szCs w:val="20"/>
    </w:rPr>
  </w:style>
  <w:style w:type="character" w:styleId="FootnoteReference">
    <w:name w:val="footnote reference"/>
    <w:basedOn w:val="DefaultParagraphFont"/>
    <w:uiPriority w:val="99"/>
    <w:semiHidden/>
    <w:unhideWhenUsed/>
    <w:rsid w:val="00E73EE4"/>
    <w:rPr>
      <w:vertAlign w:val="superscript"/>
    </w:rPr>
  </w:style>
  <w:style w:type="table" w:styleId="GridTable5Dark-Accent1">
    <w:name w:val="Grid Table 5 Dark Accent 1"/>
    <w:basedOn w:val="TableNormal"/>
    <w:uiPriority w:val="50"/>
    <w:rsid w:val="00D27F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GridLight">
    <w:name w:val="Grid Table Light"/>
    <w:basedOn w:val="TableNormal"/>
    <w:uiPriority w:val="40"/>
    <w:rsid w:val="00C472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472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C472C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C472C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C472C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7640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9Char">
    <w:name w:val="Heading 9 Char"/>
    <w:basedOn w:val="DefaultParagraphFont"/>
    <w:link w:val="Heading9"/>
    <w:uiPriority w:val="9"/>
    <w:semiHidden/>
    <w:rsid w:val="0076124C"/>
    <w:rPr>
      <w:rFonts w:asciiTheme="majorHAnsi" w:eastAsiaTheme="majorEastAsia" w:hAnsiTheme="majorHAnsi" w:cstheme="majorBidi"/>
      <w:i/>
      <w:iCs/>
      <w:color w:val="272727" w:themeColor="text1" w:themeTint="D8"/>
      <w:sz w:val="21"/>
      <w:szCs w:val="21"/>
    </w:rPr>
  </w:style>
  <w:style w:type="numbering" w:customStyle="1" w:styleId="stepsinsteps0">
    <w:name w:val="stepsinsteps"/>
    <w:uiPriority w:val="99"/>
    <w:rsid w:val="00843A5F"/>
    <w:pPr>
      <w:numPr>
        <w:numId w:val="39"/>
      </w:numPr>
    </w:pPr>
  </w:style>
  <w:style w:type="numbering" w:customStyle="1" w:styleId="STepsinSTeps">
    <w:name w:val="STepsinSTeps"/>
    <w:uiPriority w:val="99"/>
    <w:rsid w:val="00BA239E"/>
    <w:pPr>
      <w:numPr>
        <w:numId w:val="40"/>
      </w:numPr>
    </w:pPr>
  </w:style>
  <w:style w:type="character" w:styleId="Emphasis">
    <w:name w:val="Emphasis"/>
    <w:basedOn w:val="DefaultParagraphFont"/>
    <w:uiPriority w:val="20"/>
    <w:qFormat/>
    <w:rsid w:val="002202FC"/>
    <w:rPr>
      <w:i/>
      <w:iCs/>
    </w:rPr>
  </w:style>
  <w:style w:type="paragraph" w:styleId="Caption">
    <w:name w:val="caption"/>
    <w:basedOn w:val="Normal"/>
    <w:next w:val="Normal"/>
    <w:link w:val="CaptionChar"/>
    <w:unhideWhenUsed/>
    <w:qFormat/>
    <w:rsid w:val="005060ED"/>
    <w:pPr>
      <w:spacing w:before="120" w:after="120" w:line="240" w:lineRule="auto"/>
    </w:pPr>
    <w:rPr>
      <w:rFonts w:ascii="Segoe UI" w:eastAsiaTheme="minorEastAsia" w:hAnsi="Segoe UI"/>
      <w:bCs/>
      <w:color w:val="008AC8"/>
      <w:sz w:val="18"/>
      <w:szCs w:val="18"/>
    </w:rPr>
  </w:style>
  <w:style w:type="character" w:customStyle="1" w:styleId="CaptionChar">
    <w:name w:val="Caption Char"/>
    <w:basedOn w:val="DefaultParagraphFont"/>
    <w:link w:val="Caption"/>
    <w:locked/>
    <w:rsid w:val="005060ED"/>
    <w:rPr>
      <w:rFonts w:ascii="Segoe UI" w:eastAsiaTheme="minorEastAsia" w:hAnsi="Segoe UI"/>
      <w:bCs/>
      <w:color w:val="008AC8"/>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00440">
      <w:bodyDiv w:val="1"/>
      <w:marLeft w:val="0"/>
      <w:marRight w:val="0"/>
      <w:marTop w:val="0"/>
      <w:marBottom w:val="0"/>
      <w:divBdr>
        <w:top w:val="none" w:sz="0" w:space="0" w:color="auto"/>
        <w:left w:val="none" w:sz="0" w:space="0" w:color="auto"/>
        <w:bottom w:val="none" w:sz="0" w:space="0" w:color="auto"/>
        <w:right w:val="none" w:sz="0" w:space="0" w:color="auto"/>
      </w:divBdr>
    </w:div>
    <w:div w:id="134565275">
      <w:bodyDiv w:val="1"/>
      <w:marLeft w:val="0"/>
      <w:marRight w:val="0"/>
      <w:marTop w:val="0"/>
      <w:marBottom w:val="0"/>
      <w:divBdr>
        <w:top w:val="none" w:sz="0" w:space="0" w:color="auto"/>
        <w:left w:val="none" w:sz="0" w:space="0" w:color="auto"/>
        <w:bottom w:val="none" w:sz="0" w:space="0" w:color="auto"/>
        <w:right w:val="none" w:sz="0" w:space="0" w:color="auto"/>
      </w:divBdr>
    </w:div>
    <w:div w:id="199514601">
      <w:bodyDiv w:val="1"/>
      <w:marLeft w:val="0"/>
      <w:marRight w:val="0"/>
      <w:marTop w:val="0"/>
      <w:marBottom w:val="0"/>
      <w:divBdr>
        <w:top w:val="none" w:sz="0" w:space="0" w:color="auto"/>
        <w:left w:val="none" w:sz="0" w:space="0" w:color="auto"/>
        <w:bottom w:val="none" w:sz="0" w:space="0" w:color="auto"/>
        <w:right w:val="none" w:sz="0" w:space="0" w:color="auto"/>
      </w:divBdr>
    </w:div>
    <w:div w:id="777141417">
      <w:bodyDiv w:val="1"/>
      <w:marLeft w:val="0"/>
      <w:marRight w:val="0"/>
      <w:marTop w:val="0"/>
      <w:marBottom w:val="0"/>
      <w:divBdr>
        <w:top w:val="none" w:sz="0" w:space="0" w:color="auto"/>
        <w:left w:val="none" w:sz="0" w:space="0" w:color="auto"/>
        <w:bottom w:val="none" w:sz="0" w:space="0" w:color="auto"/>
        <w:right w:val="none" w:sz="0" w:space="0" w:color="auto"/>
      </w:divBdr>
    </w:div>
    <w:div w:id="807286542">
      <w:bodyDiv w:val="1"/>
      <w:marLeft w:val="0"/>
      <w:marRight w:val="0"/>
      <w:marTop w:val="0"/>
      <w:marBottom w:val="0"/>
      <w:divBdr>
        <w:top w:val="none" w:sz="0" w:space="0" w:color="auto"/>
        <w:left w:val="none" w:sz="0" w:space="0" w:color="auto"/>
        <w:bottom w:val="none" w:sz="0" w:space="0" w:color="auto"/>
        <w:right w:val="none" w:sz="0" w:space="0" w:color="auto"/>
      </w:divBdr>
    </w:div>
    <w:div w:id="831141570">
      <w:bodyDiv w:val="1"/>
      <w:marLeft w:val="0"/>
      <w:marRight w:val="0"/>
      <w:marTop w:val="0"/>
      <w:marBottom w:val="0"/>
      <w:divBdr>
        <w:top w:val="none" w:sz="0" w:space="0" w:color="auto"/>
        <w:left w:val="none" w:sz="0" w:space="0" w:color="auto"/>
        <w:bottom w:val="none" w:sz="0" w:space="0" w:color="auto"/>
        <w:right w:val="none" w:sz="0" w:space="0" w:color="auto"/>
      </w:divBdr>
    </w:div>
    <w:div w:id="856693775">
      <w:bodyDiv w:val="1"/>
      <w:marLeft w:val="0"/>
      <w:marRight w:val="0"/>
      <w:marTop w:val="0"/>
      <w:marBottom w:val="0"/>
      <w:divBdr>
        <w:top w:val="none" w:sz="0" w:space="0" w:color="auto"/>
        <w:left w:val="none" w:sz="0" w:space="0" w:color="auto"/>
        <w:bottom w:val="none" w:sz="0" w:space="0" w:color="auto"/>
        <w:right w:val="none" w:sz="0" w:space="0" w:color="auto"/>
      </w:divBdr>
      <w:divsChild>
        <w:div w:id="1574588710">
          <w:marLeft w:val="0"/>
          <w:marRight w:val="0"/>
          <w:marTop w:val="0"/>
          <w:marBottom w:val="0"/>
          <w:divBdr>
            <w:top w:val="none" w:sz="0" w:space="0" w:color="auto"/>
            <w:left w:val="none" w:sz="0" w:space="0" w:color="auto"/>
            <w:bottom w:val="none" w:sz="0" w:space="0" w:color="auto"/>
            <w:right w:val="none" w:sz="0" w:space="0" w:color="auto"/>
          </w:divBdr>
          <w:divsChild>
            <w:div w:id="963121339">
              <w:marLeft w:val="0"/>
              <w:marRight w:val="0"/>
              <w:marTop w:val="0"/>
              <w:marBottom w:val="0"/>
              <w:divBdr>
                <w:top w:val="none" w:sz="0" w:space="0" w:color="auto"/>
                <w:left w:val="none" w:sz="0" w:space="0" w:color="auto"/>
                <w:bottom w:val="none" w:sz="0" w:space="0" w:color="auto"/>
                <w:right w:val="none" w:sz="0" w:space="0" w:color="auto"/>
              </w:divBdr>
              <w:divsChild>
                <w:div w:id="763889863">
                  <w:marLeft w:val="0"/>
                  <w:marRight w:val="0"/>
                  <w:marTop w:val="0"/>
                  <w:marBottom w:val="0"/>
                  <w:divBdr>
                    <w:top w:val="none" w:sz="0" w:space="0" w:color="auto"/>
                    <w:left w:val="none" w:sz="0" w:space="0" w:color="auto"/>
                    <w:bottom w:val="none" w:sz="0" w:space="0" w:color="auto"/>
                    <w:right w:val="none" w:sz="0" w:space="0" w:color="auto"/>
                  </w:divBdr>
                  <w:divsChild>
                    <w:div w:id="1338116875">
                      <w:marLeft w:val="0"/>
                      <w:marRight w:val="0"/>
                      <w:marTop w:val="0"/>
                      <w:marBottom w:val="0"/>
                      <w:divBdr>
                        <w:top w:val="none" w:sz="0" w:space="0" w:color="auto"/>
                        <w:left w:val="none" w:sz="0" w:space="0" w:color="auto"/>
                        <w:bottom w:val="none" w:sz="0" w:space="0" w:color="auto"/>
                        <w:right w:val="none" w:sz="0" w:space="0" w:color="auto"/>
                      </w:divBdr>
                      <w:divsChild>
                        <w:div w:id="1289241687">
                          <w:marLeft w:val="0"/>
                          <w:marRight w:val="0"/>
                          <w:marTop w:val="0"/>
                          <w:marBottom w:val="0"/>
                          <w:divBdr>
                            <w:top w:val="none" w:sz="0" w:space="0" w:color="auto"/>
                            <w:left w:val="none" w:sz="0" w:space="0" w:color="auto"/>
                            <w:bottom w:val="none" w:sz="0" w:space="0" w:color="auto"/>
                            <w:right w:val="none" w:sz="0" w:space="0" w:color="auto"/>
                          </w:divBdr>
                          <w:divsChild>
                            <w:div w:id="816384970">
                              <w:marLeft w:val="0"/>
                              <w:marRight w:val="0"/>
                              <w:marTop w:val="0"/>
                              <w:marBottom w:val="0"/>
                              <w:divBdr>
                                <w:top w:val="none" w:sz="0" w:space="0" w:color="auto"/>
                                <w:left w:val="none" w:sz="0" w:space="0" w:color="auto"/>
                                <w:bottom w:val="none" w:sz="0" w:space="0" w:color="auto"/>
                                <w:right w:val="none" w:sz="0" w:space="0" w:color="auto"/>
                              </w:divBdr>
                              <w:divsChild>
                                <w:div w:id="965548725">
                                  <w:marLeft w:val="0"/>
                                  <w:marRight w:val="0"/>
                                  <w:marTop w:val="0"/>
                                  <w:marBottom w:val="0"/>
                                  <w:divBdr>
                                    <w:top w:val="none" w:sz="0" w:space="0" w:color="auto"/>
                                    <w:left w:val="none" w:sz="0" w:space="0" w:color="auto"/>
                                    <w:bottom w:val="none" w:sz="0" w:space="0" w:color="auto"/>
                                    <w:right w:val="none" w:sz="0" w:space="0" w:color="auto"/>
                                  </w:divBdr>
                                  <w:divsChild>
                                    <w:div w:id="1203788831">
                                      <w:marLeft w:val="0"/>
                                      <w:marRight w:val="0"/>
                                      <w:marTop w:val="0"/>
                                      <w:marBottom w:val="0"/>
                                      <w:divBdr>
                                        <w:top w:val="none" w:sz="0" w:space="0" w:color="auto"/>
                                        <w:left w:val="none" w:sz="0" w:space="0" w:color="auto"/>
                                        <w:bottom w:val="none" w:sz="0" w:space="0" w:color="auto"/>
                                        <w:right w:val="none" w:sz="0" w:space="0" w:color="auto"/>
                                      </w:divBdr>
                                      <w:divsChild>
                                        <w:div w:id="202597635">
                                          <w:marLeft w:val="0"/>
                                          <w:marRight w:val="0"/>
                                          <w:marTop w:val="0"/>
                                          <w:marBottom w:val="0"/>
                                          <w:divBdr>
                                            <w:top w:val="none" w:sz="0" w:space="0" w:color="auto"/>
                                            <w:left w:val="none" w:sz="0" w:space="0" w:color="auto"/>
                                            <w:bottom w:val="none" w:sz="0" w:space="0" w:color="auto"/>
                                            <w:right w:val="none" w:sz="0" w:space="0" w:color="auto"/>
                                          </w:divBdr>
                                          <w:divsChild>
                                            <w:div w:id="1901667064">
                                              <w:marLeft w:val="0"/>
                                              <w:marRight w:val="0"/>
                                              <w:marTop w:val="0"/>
                                              <w:marBottom w:val="0"/>
                                              <w:divBdr>
                                                <w:top w:val="none" w:sz="0" w:space="0" w:color="auto"/>
                                                <w:left w:val="none" w:sz="0" w:space="0" w:color="auto"/>
                                                <w:bottom w:val="none" w:sz="0" w:space="0" w:color="auto"/>
                                                <w:right w:val="none" w:sz="0" w:space="0" w:color="auto"/>
                                              </w:divBdr>
                                              <w:divsChild>
                                                <w:div w:id="1291863144">
                                                  <w:marLeft w:val="0"/>
                                                  <w:marRight w:val="0"/>
                                                  <w:marTop w:val="0"/>
                                                  <w:marBottom w:val="0"/>
                                                  <w:divBdr>
                                                    <w:top w:val="none" w:sz="0" w:space="0" w:color="auto"/>
                                                    <w:left w:val="none" w:sz="0" w:space="0" w:color="auto"/>
                                                    <w:bottom w:val="none" w:sz="0" w:space="0" w:color="auto"/>
                                                    <w:right w:val="none" w:sz="0" w:space="0" w:color="auto"/>
                                                  </w:divBdr>
                                                  <w:divsChild>
                                                    <w:div w:id="1543832952">
                                                      <w:marLeft w:val="0"/>
                                                      <w:marRight w:val="0"/>
                                                      <w:marTop w:val="0"/>
                                                      <w:marBottom w:val="0"/>
                                                      <w:divBdr>
                                                        <w:top w:val="single" w:sz="6" w:space="0" w:color="ABABAB"/>
                                                        <w:left w:val="single" w:sz="6" w:space="0" w:color="ABABAB"/>
                                                        <w:bottom w:val="none" w:sz="0" w:space="0" w:color="auto"/>
                                                        <w:right w:val="single" w:sz="6" w:space="0" w:color="ABABAB"/>
                                                      </w:divBdr>
                                                      <w:divsChild>
                                                        <w:div w:id="1022902035">
                                                          <w:marLeft w:val="0"/>
                                                          <w:marRight w:val="0"/>
                                                          <w:marTop w:val="0"/>
                                                          <w:marBottom w:val="0"/>
                                                          <w:divBdr>
                                                            <w:top w:val="none" w:sz="0" w:space="0" w:color="auto"/>
                                                            <w:left w:val="none" w:sz="0" w:space="0" w:color="auto"/>
                                                            <w:bottom w:val="none" w:sz="0" w:space="0" w:color="auto"/>
                                                            <w:right w:val="none" w:sz="0" w:space="0" w:color="auto"/>
                                                          </w:divBdr>
                                                          <w:divsChild>
                                                            <w:div w:id="167409684">
                                                              <w:marLeft w:val="0"/>
                                                              <w:marRight w:val="0"/>
                                                              <w:marTop w:val="0"/>
                                                              <w:marBottom w:val="0"/>
                                                              <w:divBdr>
                                                                <w:top w:val="none" w:sz="0" w:space="0" w:color="auto"/>
                                                                <w:left w:val="none" w:sz="0" w:space="0" w:color="auto"/>
                                                                <w:bottom w:val="none" w:sz="0" w:space="0" w:color="auto"/>
                                                                <w:right w:val="none" w:sz="0" w:space="0" w:color="auto"/>
                                                              </w:divBdr>
                                                              <w:divsChild>
                                                                <w:div w:id="840200660">
                                                                  <w:marLeft w:val="0"/>
                                                                  <w:marRight w:val="0"/>
                                                                  <w:marTop w:val="0"/>
                                                                  <w:marBottom w:val="0"/>
                                                                  <w:divBdr>
                                                                    <w:top w:val="none" w:sz="0" w:space="0" w:color="auto"/>
                                                                    <w:left w:val="none" w:sz="0" w:space="0" w:color="auto"/>
                                                                    <w:bottom w:val="none" w:sz="0" w:space="0" w:color="auto"/>
                                                                    <w:right w:val="none" w:sz="0" w:space="0" w:color="auto"/>
                                                                  </w:divBdr>
                                                                  <w:divsChild>
                                                                    <w:div w:id="1637369709">
                                                                      <w:marLeft w:val="0"/>
                                                                      <w:marRight w:val="0"/>
                                                                      <w:marTop w:val="0"/>
                                                                      <w:marBottom w:val="0"/>
                                                                      <w:divBdr>
                                                                        <w:top w:val="none" w:sz="0" w:space="0" w:color="auto"/>
                                                                        <w:left w:val="none" w:sz="0" w:space="0" w:color="auto"/>
                                                                        <w:bottom w:val="none" w:sz="0" w:space="0" w:color="auto"/>
                                                                        <w:right w:val="none" w:sz="0" w:space="0" w:color="auto"/>
                                                                      </w:divBdr>
                                                                      <w:divsChild>
                                                                        <w:div w:id="658727765">
                                                                          <w:marLeft w:val="0"/>
                                                                          <w:marRight w:val="0"/>
                                                                          <w:marTop w:val="0"/>
                                                                          <w:marBottom w:val="0"/>
                                                                          <w:divBdr>
                                                                            <w:top w:val="none" w:sz="0" w:space="0" w:color="auto"/>
                                                                            <w:left w:val="none" w:sz="0" w:space="0" w:color="auto"/>
                                                                            <w:bottom w:val="none" w:sz="0" w:space="0" w:color="auto"/>
                                                                            <w:right w:val="none" w:sz="0" w:space="0" w:color="auto"/>
                                                                          </w:divBdr>
                                                                          <w:divsChild>
                                                                            <w:div w:id="553586640">
                                                                              <w:marLeft w:val="0"/>
                                                                              <w:marRight w:val="0"/>
                                                                              <w:marTop w:val="0"/>
                                                                              <w:marBottom w:val="0"/>
                                                                              <w:divBdr>
                                                                                <w:top w:val="none" w:sz="0" w:space="0" w:color="auto"/>
                                                                                <w:left w:val="none" w:sz="0" w:space="0" w:color="auto"/>
                                                                                <w:bottom w:val="none" w:sz="0" w:space="0" w:color="auto"/>
                                                                                <w:right w:val="none" w:sz="0" w:space="0" w:color="auto"/>
                                                                              </w:divBdr>
                                                                              <w:divsChild>
                                                                                <w:div w:id="526792977">
                                                                                  <w:marLeft w:val="0"/>
                                                                                  <w:marRight w:val="0"/>
                                                                                  <w:marTop w:val="0"/>
                                                                                  <w:marBottom w:val="0"/>
                                                                                  <w:divBdr>
                                                                                    <w:top w:val="none" w:sz="0" w:space="0" w:color="auto"/>
                                                                                    <w:left w:val="none" w:sz="0" w:space="0" w:color="auto"/>
                                                                                    <w:bottom w:val="none" w:sz="0" w:space="0" w:color="auto"/>
                                                                                    <w:right w:val="none" w:sz="0" w:space="0" w:color="auto"/>
                                                                                  </w:divBdr>
                                                                                </w:div>
                                                                                <w:div w:id="1665812320">
                                                                                  <w:marLeft w:val="0"/>
                                                                                  <w:marRight w:val="0"/>
                                                                                  <w:marTop w:val="0"/>
                                                                                  <w:marBottom w:val="0"/>
                                                                                  <w:divBdr>
                                                                                    <w:top w:val="none" w:sz="0" w:space="0" w:color="auto"/>
                                                                                    <w:left w:val="none" w:sz="0" w:space="0" w:color="auto"/>
                                                                                    <w:bottom w:val="none" w:sz="0" w:space="0" w:color="auto"/>
                                                                                    <w:right w:val="none" w:sz="0" w:space="0" w:color="auto"/>
                                                                                  </w:divBdr>
                                                                                </w:div>
                                                                                <w:div w:id="325397824">
                                                                                  <w:marLeft w:val="0"/>
                                                                                  <w:marRight w:val="0"/>
                                                                                  <w:marTop w:val="0"/>
                                                                                  <w:marBottom w:val="0"/>
                                                                                  <w:divBdr>
                                                                                    <w:top w:val="none" w:sz="0" w:space="0" w:color="auto"/>
                                                                                    <w:left w:val="none" w:sz="0" w:space="0" w:color="auto"/>
                                                                                    <w:bottom w:val="none" w:sz="0" w:space="0" w:color="auto"/>
                                                                                    <w:right w:val="none" w:sz="0" w:space="0" w:color="auto"/>
                                                                                  </w:divBdr>
                                                                                  <w:divsChild>
                                                                                    <w:div w:id="1476802468">
                                                                                      <w:marLeft w:val="0"/>
                                                                                      <w:marRight w:val="0"/>
                                                                                      <w:marTop w:val="0"/>
                                                                                      <w:marBottom w:val="0"/>
                                                                                      <w:divBdr>
                                                                                        <w:top w:val="none" w:sz="0" w:space="0" w:color="auto"/>
                                                                                        <w:left w:val="none" w:sz="0" w:space="0" w:color="auto"/>
                                                                                        <w:bottom w:val="none" w:sz="0" w:space="0" w:color="auto"/>
                                                                                        <w:right w:val="none" w:sz="0" w:space="0" w:color="auto"/>
                                                                                      </w:divBdr>
                                                                                    </w:div>
                                                                                    <w:div w:id="912739423">
                                                                                      <w:marLeft w:val="0"/>
                                                                                      <w:marRight w:val="0"/>
                                                                                      <w:marTop w:val="0"/>
                                                                                      <w:marBottom w:val="0"/>
                                                                                      <w:divBdr>
                                                                                        <w:top w:val="none" w:sz="0" w:space="0" w:color="auto"/>
                                                                                        <w:left w:val="none" w:sz="0" w:space="0" w:color="auto"/>
                                                                                        <w:bottom w:val="none" w:sz="0" w:space="0" w:color="auto"/>
                                                                                        <w:right w:val="none" w:sz="0" w:space="0" w:color="auto"/>
                                                                                      </w:divBdr>
                                                                                    </w:div>
                                                                                    <w:div w:id="2095083491">
                                                                                      <w:marLeft w:val="0"/>
                                                                                      <w:marRight w:val="0"/>
                                                                                      <w:marTop w:val="0"/>
                                                                                      <w:marBottom w:val="0"/>
                                                                                      <w:divBdr>
                                                                                        <w:top w:val="none" w:sz="0" w:space="0" w:color="auto"/>
                                                                                        <w:left w:val="none" w:sz="0" w:space="0" w:color="auto"/>
                                                                                        <w:bottom w:val="none" w:sz="0" w:space="0" w:color="auto"/>
                                                                                        <w:right w:val="none" w:sz="0" w:space="0" w:color="auto"/>
                                                                                      </w:divBdr>
                                                                                    </w:div>
                                                                                    <w:div w:id="2143040925">
                                                                                      <w:marLeft w:val="0"/>
                                                                                      <w:marRight w:val="0"/>
                                                                                      <w:marTop w:val="0"/>
                                                                                      <w:marBottom w:val="0"/>
                                                                                      <w:divBdr>
                                                                                        <w:top w:val="none" w:sz="0" w:space="0" w:color="auto"/>
                                                                                        <w:left w:val="none" w:sz="0" w:space="0" w:color="auto"/>
                                                                                        <w:bottom w:val="none" w:sz="0" w:space="0" w:color="auto"/>
                                                                                        <w:right w:val="none" w:sz="0" w:space="0" w:color="auto"/>
                                                                                      </w:divBdr>
                                                                                    </w:div>
                                                                                  </w:divsChild>
                                                                                </w:div>
                                                                                <w:div w:id="1757749262">
                                                                                  <w:marLeft w:val="0"/>
                                                                                  <w:marRight w:val="0"/>
                                                                                  <w:marTop w:val="0"/>
                                                                                  <w:marBottom w:val="0"/>
                                                                                  <w:divBdr>
                                                                                    <w:top w:val="none" w:sz="0" w:space="0" w:color="auto"/>
                                                                                    <w:left w:val="none" w:sz="0" w:space="0" w:color="auto"/>
                                                                                    <w:bottom w:val="none" w:sz="0" w:space="0" w:color="auto"/>
                                                                                    <w:right w:val="none" w:sz="0" w:space="0" w:color="auto"/>
                                                                                  </w:divBdr>
                                                                                  <w:divsChild>
                                                                                    <w:div w:id="535123436">
                                                                                      <w:marLeft w:val="0"/>
                                                                                      <w:marRight w:val="0"/>
                                                                                      <w:marTop w:val="0"/>
                                                                                      <w:marBottom w:val="0"/>
                                                                                      <w:divBdr>
                                                                                        <w:top w:val="none" w:sz="0" w:space="0" w:color="auto"/>
                                                                                        <w:left w:val="none" w:sz="0" w:space="0" w:color="auto"/>
                                                                                        <w:bottom w:val="none" w:sz="0" w:space="0" w:color="auto"/>
                                                                                        <w:right w:val="none" w:sz="0" w:space="0" w:color="auto"/>
                                                                                      </w:divBdr>
                                                                                    </w:div>
                                                                                    <w:div w:id="1683164555">
                                                                                      <w:marLeft w:val="0"/>
                                                                                      <w:marRight w:val="0"/>
                                                                                      <w:marTop w:val="0"/>
                                                                                      <w:marBottom w:val="0"/>
                                                                                      <w:divBdr>
                                                                                        <w:top w:val="none" w:sz="0" w:space="0" w:color="auto"/>
                                                                                        <w:left w:val="none" w:sz="0" w:space="0" w:color="auto"/>
                                                                                        <w:bottom w:val="none" w:sz="0" w:space="0" w:color="auto"/>
                                                                                        <w:right w:val="none" w:sz="0" w:space="0" w:color="auto"/>
                                                                                      </w:divBdr>
                                                                                    </w:div>
                                                                                  </w:divsChild>
                                                                                </w:div>
                                                                                <w:div w:id="1158964102">
                                                                                  <w:marLeft w:val="0"/>
                                                                                  <w:marRight w:val="0"/>
                                                                                  <w:marTop w:val="0"/>
                                                                                  <w:marBottom w:val="0"/>
                                                                                  <w:divBdr>
                                                                                    <w:top w:val="none" w:sz="0" w:space="0" w:color="auto"/>
                                                                                    <w:left w:val="none" w:sz="0" w:space="0" w:color="auto"/>
                                                                                    <w:bottom w:val="none" w:sz="0" w:space="0" w:color="auto"/>
                                                                                    <w:right w:val="none" w:sz="0" w:space="0" w:color="auto"/>
                                                                                  </w:divBdr>
                                                                                  <w:divsChild>
                                                                                    <w:div w:id="1089886961">
                                                                                      <w:marLeft w:val="0"/>
                                                                                      <w:marRight w:val="0"/>
                                                                                      <w:marTop w:val="0"/>
                                                                                      <w:marBottom w:val="0"/>
                                                                                      <w:divBdr>
                                                                                        <w:top w:val="none" w:sz="0" w:space="0" w:color="auto"/>
                                                                                        <w:left w:val="none" w:sz="0" w:space="0" w:color="auto"/>
                                                                                        <w:bottom w:val="none" w:sz="0" w:space="0" w:color="auto"/>
                                                                                        <w:right w:val="none" w:sz="0" w:space="0" w:color="auto"/>
                                                                                      </w:divBdr>
                                                                                    </w:div>
                                                                                    <w:div w:id="2010862716">
                                                                                      <w:marLeft w:val="0"/>
                                                                                      <w:marRight w:val="0"/>
                                                                                      <w:marTop w:val="0"/>
                                                                                      <w:marBottom w:val="0"/>
                                                                                      <w:divBdr>
                                                                                        <w:top w:val="none" w:sz="0" w:space="0" w:color="auto"/>
                                                                                        <w:left w:val="none" w:sz="0" w:space="0" w:color="auto"/>
                                                                                        <w:bottom w:val="none" w:sz="0" w:space="0" w:color="auto"/>
                                                                                        <w:right w:val="none" w:sz="0" w:space="0" w:color="auto"/>
                                                                                      </w:divBdr>
                                                                                    </w:div>
                                                                                    <w:div w:id="255476764">
                                                                                      <w:marLeft w:val="0"/>
                                                                                      <w:marRight w:val="0"/>
                                                                                      <w:marTop w:val="0"/>
                                                                                      <w:marBottom w:val="0"/>
                                                                                      <w:divBdr>
                                                                                        <w:top w:val="none" w:sz="0" w:space="0" w:color="auto"/>
                                                                                        <w:left w:val="none" w:sz="0" w:space="0" w:color="auto"/>
                                                                                        <w:bottom w:val="none" w:sz="0" w:space="0" w:color="auto"/>
                                                                                        <w:right w:val="none" w:sz="0" w:space="0" w:color="auto"/>
                                                                                      </w:divBdr>
                                                                                    </w:div>
                                                                                    <w:div w:id="196433998">
                                                                                      <w:marLeft w:val="0"/>
                                                                                      <w:marRight w:val="0"/>
                                                                                      <w:marTop w:val="0"/>
                                                                                      <w:marBottom w:val="0"/>
                                                                                      <w:divBdr>
                                                                                        <w:top w:val="none" w:sz="0" w:space="0" w:color="auto"/>
                                                                                        <w:left w:val="none" w:sz="0" w:space="0" w:color="auto"/>
                                                                                        <w:bottom w:val="none" w:sz="0" w:space="0" w:color="auto"/>
                                                                                        <w:right w:val="none" w:sz="0" w:space="0" w:color="auto"/>
                                                                                      </w:divBdr>
                                                                                    </w:div>
                                                                                  </w:divsChild>
                                                                                </w:div>
                                                                                <w:div w:id="4636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5797721">
      <w:bodyDiv w:val="1"/>
      <w:marLeft w:val="0"/>
      <w:marRight w:val="0"/>
      <w:marTop w:val="0"/>
      <w:marBottom w:val="0"/>
      <w:divBdr>
        <w:top w:val="none" w:sz="0" w:space="0" w:color="auto"/>
        <w:left w:val="none" w:sz="0" w:space="0" w:color="auto"/>
        <w:bottom w:val="none" w:sz="0" w:space="0" w:color="auto"/>
        <w:right w:val="none" w:sz="0" w:space="0" w:color="auto"/>
      </w:divBdr>
    </w:div>
    <w:div w:id="1064331146">
      <w:bodyDiv w:val="1"/>
      <w:marLeft w:val="0"/>
      <w:marRight w:val="0"/>
      <w:marTop w:val="0"/>
      <w:marBottom w:val="0"/>
      <w:divBdr>
        <w:top w:val="none" w:sz="0" w:space="0" w:color="auto"/>
        <w:left w:val="none" w:sz="0" w:space="0" w:color="auto"/>
        <w:bottom w:val="none" w:sz="0" w:space="0" w:color="auto"/>
        <w:right w:val="none" w:sz="0" w:space="0" w:color="auto"/>
      </w:divBdr>
    </w:div>
    <w:div w:id="1087071630">
      <w:bodyDiv w:val="1"/>
      <w:marLeft w:val="0"/>
      <w:marRight w:val="0"/>
      <w:marTop w:val="0"/>
      <w:marBottom w:val="0"/>
      <w:divBdr>
        <w:top w:val="none" w:sz="0" w:space="0" w:color="auto"/>
        <w:left w:val="none" w:sz="0" w:space="0" w:color="auto"/>
        <w:bottom w:val="none" w:sz="0" w:space="0" w:color="auto"/>
        <w:right w:val="none" w:sz="0" w:space="0" w:color="auto"/>
      </w:divBdr>
    </w:div>
    <w:div w:id="1166901218">
      <w:bodyDiv w:val="1"/>
      <w:marLeft w:val="0"/>
      <w:marRight w:val="0"/>
      <w:marTop w:val="0"/>
      <w:marBottom w:val="0"/>
      <w:divBdr>
        <w:top w:val="none" w:sz="0" w:space="0" w:color="auto"/>
        <w:left w:val="none" w:sz="0" w:space="0" w:color="auto"/>
        <w:bottom w:val="none" w:sz="0" w:space="0" w:color="auto"/>
        <w:right w:val="none" w:sz="0" w:space="0" w:color="auto"/>
      </w:divBdr>
    </w:div>
    <w:div w:id="1170674622">
      <w:bodyDiv w:val="1"/>
      <w:marLeft w:val="0"/>
      <w:marRight w:val="0"/>
      <w:marTop w:val="0"/>
      <w:marBottom w:val="0"/>
      <w:divBdr>
        <w:top w:val="none" w:sz="0" w:space="0" w:color="auto"/>
        <w:left w:val="none" w:sz="0" w:space="0" w:color="auto"/>
        <w:bottom w:val="none" w:sz="0" w:space="0" w:color="auto"/>
        <w:right w:val="none" w:sz="0" w:space="0" w:color="auto"/>
      </w:divBdr>
    </w:div>
    <w:div w:id="1202861325">
      <w:bodyDiv w:val="1"/>
      <w:marLeft w:val="0"/>
      <w:marRight w:val="0"/>
      <w:marTop w:val="0"/>
      <w:marBottom w:val="0"/>
      <w:divBdr>
        <w:top w:val="none" w:sz="0" w:space="0" w:color="auto"/>
        <w:left w:val="none" w:sz="0" w:space="0" w:color="auto"/>
        <w:bottom w:val="none" w:sz="0" w:space="0" w:color="auto"/>
        <w:right w:val="none" w:sz="0" w:space="0" w:color="auto"/>
      </w:divBdr>
    </w:div>
    <w:div w:id="1268123795">
      <w:bodyDiv w:val="1"/>
      <w:marLeft w:val="0"/>
      <w:marRight w:val="0"/>
      <w:marTop w:val="0"/>
      <w:marBottom w:val="0"/>
      <w:divBdr>
        <w:top w:val="none" w:sz="0" w:space="0" w:color="auto"/>
        <w:left w:val="none" w:sz="0" w:space="0" w:color="auto"/>
        <w:bottom w:val="none" w:sz="0" w:space="0" w:color="auto"/>
        <w:right w:val="none" w:sz="0" w:space="0" w:color="auto"/>
      </w:divBdr>
    </w:div>
    <w:div w:id="1349482374">
      <w:bodyDiv w:val="1"/>
      <w:marLeft w:val="0"/>
      <w:marRight w:val="0"/>
      <w:marTop w:val="0"/>
      <w:marBottom w:val="0"/>
      <w:divBdr>
        <w:top w:val="none" w:sz="0" w:space="0" w:color="auto"/>
        <w:left w:val="none" w:sz="0" w:space="0" w:color="auto"/>
        <w:bottom w:val="none" w:sz="0" w:space="0" w:color="auto"/>
        <w:right w:val="none" w:sz="0" w:space="0" w:color="auto"/>
      </w:divBdr>
    </w:div>
    <w:div w:id="1418285871">
      <w:bodyDiv w:val="1"/>
      <w:marLeft w:val="0"/>
      <w:marRight w:val="0"/>
      <w:marTop w:val="0"/>
      <w:marBottom w:val="0"/>
      <w:divBdr>
        <w:top w:val="none" w:sz="0" w:space="0" w:color="auto"/>
        <w:left w:val="none" w:sz="0" w:space="0" w:color="auto"/>
        <w:bottom w:val="none" w:sz="0" w:space="0" w:color="auto"/>
        <w:right w:val="none" w:sz="0" w:space="0" w:color="auto"/>
      </w:divBdr>
    </w:div>
    <w:div w:id="1470318519">
      <w:bodyDiv w:val="1"/>
      <w:marLeft w:val="0"/>
      <w:marRight w:val="0"/>
      <w:marTop w:val="0"/>
      <w:marBottom w:val="0"/>
      <w:divBdr>
        <w:top w:val="none" w:sz="0" w:space="0" w:color="auto"/>
        <w:left w:val="none" w:sz="0" w:space="0" w:color="auto"/>
        <w:bottom w:val="none" w:sz="0" w:space="0" w:color="auto"/>
        <w:right w:val="none" w:sz="0" w:space="0" w:color="auto"/>
      </w:divBdr>
    </w:div>
    <w:div w:id="1498230909">
      <w:bodyDiv w:val="1"/>
      <w:marLeft w:val="0"/>
      <w:marRight w:val="0"/>
      <w:marTop w:val="0"/>
      <w:marBottom w:val="0"/>
      <w:divBdr>
        <w:top w:val="none" w:sz="0" w:space="0" w:color="auto"/>
        <w:left w:val="none" w:sz="0" w:space="0" w:color="auto"/>
        <w:bottom w:val="none" w:sz="0" w:space="0" w:color="auto"/>
        <w:right w:val="none" w:sz="0" w:space="0" w:color="auto"/>
      </w:divBdr>
      <w:divsChild>
        <w:div w:id="1285960767">
          <w:marLeft w:val="0"/>
          <w:marRight w:val="0"/>
          <w:marTop w:val="0"/>
          <w:marBottom w:val="0"/>
          <w:divBdr>
            <w:top w:val="none" w:sz="0" w:space="0" w:color="auto"/>
            <w:left w:val="none" w:sz="0" w:space="0" w:color="auto"/>
            <w:bottom w:val="none" w:sz="0" w:space="0" w:color="auto"/>
            <w:right w:val="none" w:sz="0" w:space="0" w:color="auto"/>
          </w:divBdr>
          <w:divsChild>
            <w:div w:id="194662801">
              <w:marLeft w:val="0"/>
              <w:marRight w:val="0"/>
              <w:marTop w:val="0"/>
              <w:marBottom w:val="0"/>
              <w:divBdr>
                <w:top w:val="none" w:sz="0" w:space="0" w:color="auto"/>
                <w:left w:val="none" w:sz="0" w:space="0" w:color="auto"/>
                <w:bottom w:val="none" w:sz="0" w:space="0" w:color="auto"/>
                <w:right w:val="none" w:sz="0" w:space="0" w:color="auto"/>
              </w:divBdr>
              <w:divsChild>
                <w:div w:id="1729917230">
                  <w:marLeft w:val="0"/>
                  <w:marRight w:val="0"/>
                  <w:marTop w:val="0"/>
                  <w:marBottom w:val="0"/>
                  <w:divBdr>
                    <w:top w:val="none" w:sz="0" w:space="0" w:color="auto"/>
                    <w:left w:val="none" w:sz="0" w:space="0" w:color="auto"/>
                    <w:bottom w:val="none" w:sz="0" w:space="0" w:color="auto"/>
                    <w:right w:val="none" w:sz="0" w:space="0" w:color="auto"/>
                  </w:divBdr>
                  <w:divsChild>
                    <w:div w:id="1192765796">
                      <w:marLeft w:val="0"/>
                      <w:marRight w:val="0"/>
                      <w:marTop w:val="0"/>
                      <w:marBottom w:val="0"/>
                      <w:divBdr>
                        <w:top w:val="none" w:sz="0" w:space="0" w:color="auto"/>
                        <w:left w:val="none" w:sz="0" w:space="0" w:color="auto"/>
                        <w:bottom w:val="none" w:sz="0" w:space="0" w:color="auto"/>
                        <w:right w:val="none" w:sz="0" w:space="0" w:color="auto"/>
                      </w:divBdr>
                      <w:divsChild>
                        <w:div w:id="106897852">
                          <w:marLeft w:val="0"/>
                          <w:marRight w:val="0"/>
                          <w:marTop w:val="0"/>
                          <w:marBottom w:val="0"/>
                          <w:divBdr>
                            <w:top w:val="none" w:sz="0" w:space="0" w:color="auto"/>
                            <w:left w:val="none" w:sz="0" w:space="0" w:color="auto"/>
                            <w:bottom w:val="none" w:sz="0" w:space="0" w:color="auto"/>
                            <w:right w:val="none" w:sz="0" w:space="0" w:color="auto"/>
                          </w:divBdr>
                          <w:divsChild>
                            <w:div w:id="1363243953">
                              <w:marLeft w:val="0"/>
                              <w:marRight w:val="0"/>
                              <w:marTop w:val="0"/>
                              <w:marBottom w:val="0"/>
                              <w:divBdr>
                                <w:top w:val="none" w:sz="0" w:space="0" w:color="auto"/>
                                <w:left w:val="none" w:sz="0" w:space="0" w:color="auto"/>
                                <w:bottom w:val="none" w:sz="0" w:space="0" w:color="auto"/>
                                <w:right w:val="none" w:sz="0" w:space="0" w:color="auto"/>
                              </w:divBdr>
                              <w:divsChild>
                                <w:div w:id="75832254">
                                  <w:marLeft w:val="0"/>
                                  <w:marRight w:val="0"/>
                                  <w:marTop w:val="0"/>
                                  <w:marBottom w:val="0"/>
                                  <w:divBdr>
                                    <w:top w:val="none" w:sz="0" w:space="0" w:color="auto"/>
                                    <w:left w:val="none" w:sz="0" w:space="0" w:color="auto"/>
                                    <w:bottom w:val="none" w:sz="0" w:space="0" w:color="auto"/>
                                    <w:right w:val="none" w:sz="0" w:space="0" w:color="auto"/>
                                  </w:divBdr>
                                  <w:divsChild>
                                    <w:div w:id="2035492723">
                                      <w:marLeft w:val="0"/>
                                      <w:marRight w:val="0"/>
                                      <w:marTop w:val="0"/>
                                      <w:marBottom w:val="0"/>
                                      <w:divBdr>
                                        <w:top w:val="none" w:sz="0" w:space="0" w:color="auto"/>
                                        <w:left w:val="none" w:sz="0" w:space="0" w:color="auto"/>
                                        <w:bottom w:val="none" w:sz="0" w:space="0" w:color="auto"/>
                                        <w:right w:val="none" w:sz="0" w:space="0" w:color="auto"/>
                                      </w:divBdr>
                                      <w:divsChild>
                                        <w:div w:id="646587728">
                                          <w:marLeft w:val="0"/>
                                          <w:marRight w:val="0"/>
                                          <w:marTop w:val="0"/>
                                          <w:marBottom w:val="0"/>
                                          <w:divBdr>
                                            <w:top w:val="none" w:sz="0" w:space="0" w:color="auto"/>
                                            <w:left w:val="none" w:sz="0" w:space="0" w:color="auto"/>
                                            <w:bottom w:val="none" w:sz="0" w:space="0" w:color="auto"/>
                                            <w:right w:val="none" w:sz="0" w:space="0" w:color="auto"/>
                                          </w:divBdr>
                                          <w:divsChild>
                                            <w:div w:id="1634748008">
                                              <w:marLeft w:val="0"/>
                                              <w:marRight w:val="0"/>
                                              <w:marTop w:val="0"/>
                                              <w:marBottom w:val="0"/>
                                              <w:divBdr>
                                                <w:top w:val="none" w:sz="0" w:space="0" w:color="auto"/>
                                                <w:left w:val="none" w:sz="0" w:space="0" w:color="auto"/>
                                                <w:bottom w:val="none" w:sz="0" w:space="0" w:color="auto"/>
                                                <w:right w:val="none" w:sz="0" w:space="0" w:color="auto"/>
                                              </w:divBdr>
                                              <w:divsChild>
                                                <w:div w:id="604505091">
                                                  <w:marLeft w:val="0"/>
                                                  <w:marRight w:val="0"/>
                                                  <w:marTop w:val="0"/>
                                                  <w:marBottom w:val="0"/>
                                                  <w:divBdr>
                                                    <w:top w:val="none" w:sz="0" w:space="0" w:color="auto"/>
                                                    <w:left w:val="none" w:sz="0" w:space="0" w:color="auto"/>
                                                    <w:bottom w:val="none" w:sz="0" w:space="0" w:color="auto"/>
                                                    <w:right w:val="none" w:sz="0" w:space="0" w:color="auto"/>
                                                  </w:divBdr>
                                                  <w:divsChild>
                                                    <w:div w:id="1476872872">
                                                      <w:marLeft w:val="0"/>
                                                      <w:marRight w:val="0"/>
                                                      <w:marTop w:val="0"/>
                                                      <w:marBottom w:val="0"/>
                                                      <w:divBdr>
                                                        <w:top w:val="single" w:sz="6" w:space="0" w:color="ABABAB"/>
                                                        <w:left w:val="single" w:sz="6" w:space="0" w:color="ABABAB"/>
                                                        <w:bottom w:val="none" w:sz="0" w:space="0" w:color="auto"/>
                                                        <w:right w:val="single" w:sz="6" w:space="0" w:color="ABABAB"/>
                                                      </w:divBdr>
                                                      <w:divsChild>
                                                        <w:div w:id="175386700">
                                                          <w:marLeft w:val="0"/>
                                                          <w:marRight w:val="0"/>
                                                          <w:marTop w:val="0"/>
                                                          <w:marBottom w:val="0"/>
                                                          <w:divBdr>
                                                            <w:top w:val="none" w:sz="0" w:space="0" w:color="auto"/>
                                                            <w:left w:val="none" w:sz="0" w:space="0" w:color="auto"/>
                                                            <w:bottom w:val="none" w:sz="0" w:space="0" w:color="auto"/>
                                                            <w:right w:val="none" w:sz="0" w:space="0" w:color="auto"/>
                                                          </w:divBdr>
                                                          <w:divsChild>
                                                            <w:div w:id="1818570088">
                                                              <w:marLeft w:val="0"/>
                                                              <w:marRight w:val="0"/>
                                                              <w:marTop w:val="0"/>
                                                              <w:marBottom w:val="0"/>
                                                              <w:divBdr>
                                                                <w:top w:val="none" w:sz="0" w:space="0" w:color="auto"/>
                                                                <w:left w:val="none" w:sz="0" w:space="0" w:color="auto"/>
                                                                <w:bottom w:val="none" w:sz="0" w:space="0" w:color="auto"/>
                                                                <w:right w:val="none" w:sz="0" w:space="0" w:color="auto"/>
                                                              </w:divBdr>
                                                              <w:divsChild>
                                                                <w:div w:id="928855103">
                                                                  <w:marLeft w:val="0"/>
                                                                  <w:marRight w:val="0"/>
                                                                  <w:marTop w:val="0"/>
                                                                  <w:marBottom w:val="0"/>
                                                                  <w:divBdr>
                                                                    <w:top w:val="none" w:sz="0" w:space="0" w:color="auto"/>
                                                                    <w:left w:val="none" w:sz="0" w:space="0" w:color="auto"/>
                                                                    <w:bottom w:val="none" w:sz="0" w:space="0" w:color="auto"/>
                                                                    <w:right w:val="none" w:sz="0" w:space="0" w:color="auto"/>
                                                                  </w:divBdr>
                                                                  <w:divsChild>
                                                                    <w:div w:id="2080594028">
                                                                      <w:marLeft w:val="0"/>
                                                                      <w:marRight w:val="0"/>
                                                                      <w:marTop w:val="0"/>
                                                                      <w:marBottom w:val="0"/>
                                                                      <w:divBdr>
                                                                        <w:top w:val="none" w:sz="0" w:space="0" w:color="auto"/>
                                                                        <w:left w:val="none" w:sz="0" w:space="0" w:color="auto"/>
                                                                        <w:bottom w:val="none" w:sz="0" w:space="0" w:color="auto"/>
                                                                        <w:right w:val="none" w:sz="0" w:space="0" w:color="auto"/>
                                                                      </w:divBdr>
                                                                      <w:divsChild>
                                                                        <w:div w:id="942957061">
                                                                          <w:marLeft w:val="0"/>
                                                                          <w:marRight w:val="0"/>
                                                                          <w:marTop w:val="0"/>
                                                                          <w:marBottom w:val="0"/>
                                                                          <w:divBdr>
                                                                            <w:top w:val="none" w:sz="0" w:space="0" w:color="auto"/>
                                                                            <w:left w:val="none" w:sz="0" w:space="0" w:color="auto"/>
                                                                            <w:bottom w:val="none" w:sz="0" w:space="0" w:color="auto"/>
                                                                            <w:right w:val="none" w:sz="0" w:space="0" w:color="auto"/>
                                                                          </w:divBdr>
                                                                          <w:divsChild>
                                                                            <w:div w:id="2087412988">
                                                                              <w:marLeft w:val="0"/>
                                                                              <w:marRight w:val="0"/>
                                                                              <w:marTop w:val="0"/>
                                                                              <w:marBottom w:val="0"/>
                                                                              <w:divBdr>
                                                                                <w:top w:val="none" w:sz="0" w:space="0" w:color="auto"/>
                                                                                <w:left w:val="none" w:sz="0" w:space="0" w:color="auto"/>
                                                                                <w:bottom w:val="none" w:sz="0" w:space="0" w:color="auto"/>
                                                                                <w:right w:val="none" w:sz="0" w:space="0" w:color="auto"/>
                                                                              </w:divBdr>
                                                                              <w:divsChild>
                                                                                <w:div w:id="164132536">
                                                                                  <w:marLeft w:val="0"/>
                                                                                  <w:marRight w:val="0"/>
                                                                                  <w:marTop w:val="0"/>
                                                                                  <w:marBottom w:val="0"/>
                                                                                  <w:divBdr>
                                                                                    <w:top w:val="none" w:sz="0" w:space="0" w:color="auto"/>
                                                                                    <w:left w:val="none" w:sz="0" w:space="0" w:color="auto"/>
                                                                                    <w:bottom w:val="none" w:sz="0" w:space="0" w:color="auto"/>
                                                                                    <w:right w:val="none" w:sz="0" w:space="0" w:color="auto"/>
                                                                                  </w:divBdr>
                                                                                </w:div>
                                                                                <w:div w:id="624704201">
                                                                                  <w:marLeft w:val="0"/>
                                                                                  <w:marRight w:val="0"/>
                                                                                  <w:marTop w:val="0"/>
                                                                                  <w:marBottom w:val="0"/>
                                                                                  <w:divBdr>
                                                                                    <w:top w:val="none" w:sz="0" w:space="0" w:color="auto"/>
                                                                                    <w:left w:val="none" w:sz="0" w:space="0" w:color="auto"/>
                                                                                    <w:bottom w:val="none" w:sz="0" w:space="0" w:color="auto"/>
                                                                                    <w:right w:val="none" w:sz="0" w:space="0" w:color="auto"/>
                                                                                  </w:divBdr>
                                                                                </w:div>
                                                                                <w:div w:id="1411149814">
                                                                                  <w:marLeft w:val="0"/>
                                                                                  <w:marRight w:val="0"/>
                                                                                  <w:marTop w:val="0"/>
                                                                                  <w:marBottom w:val="0"/>
                                                                                  <w:divBdr>
                                                                                    <w:top w:val="none" w:sz="0" w:space="0" w:color="auto"/>
                                                                                    <w:left w:val="none" w:sz="0" w:space="0" w:color="auto"/>
                                                                                    <w:bottom w:val="none" w:sz="0" w:space="0" w:color="auto"/>
                                                                                    <w:right w:val="none" w:sz="0" w:space="0" w:color="auto"/>
                                                                                  </w:divBdr>
                                                                                  <w:divsChild>
                                                                                    <w:div w:id="1037973498">
                                                                                      <w:marLeft w:val="0"/>
                                                                                      <w:marRight w:val="0"/>
                                                                                      <w:marTop w:val="0"/>
                                                                                      <w:marBottom w:val="0"/>
                                                                                      <w:divBdr>
                                                                                        <w:top w:val="none" w:sz="0" w:space="0" w:color="auto"/>
                                                                                        <w:left w:val="none" w:sz="0" w:space="0" w:color="auto"/>
                                                                                        <w:bottom w:val="none" w:sz="0" w:space="0" w:color="auto"/>
                                                                                        <w:right w:val="none" w:sz="0" w:space="0" w:color="auto"/>
                                                                                      </w:divBdr>
                                                                                    </w:div>
                                                                                    <w:div w:id="267277678">
                                                                                      <w:marLeft w:val="0"/>
                                                                                      <w:marRight w:val="0"/>
                                                                                      <w:marTop w:val="0"/>
                                                                                      <w:marBottom w:val="0"/>
                                                                                      <w:divBdr>
                                                                                        <w:top w:val="none" w:sz="0" w:space="0" w:color="auto"/>
                                                                                        <w:left w:val="none" w:sz="0" w:space="0" w:color="auto"/>
                                                                                        <w:bottom w:val="none" w:sz="0" w:space="0" w:color="auto"/>
                                                                                        <w:right w:val="none" w:sz="0" w:space="0" w:color="auto"/>
                                                                                      </w:divBdr>
                                                                                    </w:div>
                                                                                    <w:div w:id="176433885">
                                                                                      <w:marLeft w:val="0"/>
                                                                                      <w:marRight w:val="0"/>
                                                                                      <w:marTop w:val="0"/>
                                                                                      <w:marBottom w:val="0"/>
                                                                                      <w:divBdr>
                                                                                        <w:top w:val="none" w:sz="0" w:space="0" w:color="auto"/>
                                                                                        <w:left w:val="none" w:sz="0" w:space="0" w:color="auto"/>
                                                                                        <w:bottom w:val="none" w:sz="0" w:space="0" w:color="auto"/>
                                                                                        <w:right w:val="none" w:sz="0" w:space="0" w:color="auto"/>
                                                                                      </w:divBdr>
                                                                                    </w:div>
                                                                                    <w:div w:id="79254899">
                                                                                      <w:marLeft w:val="0"/>
                                                                                      <w:marRight w:val="0"/>
                                                                                      <w:marTop w:val="0"/>
                                                                                      <w:marBottom w:val="0"/>
                                                                                      <w:divBdr>
                                                                                        <w:top w:val="none" w:sz="0" w:space="0" w:color="auto"/>
                                                                                        <w:left w:val="none" w:sz="0" w:space="0" w:color="auto"/>
                                                                                        <w:bottom w:val="none" w:sz="0" w:space="0" w:color="auto"/>
                                                                                        <w:right w:val="none" w:sz="0" w:space="0" w:color="auto"/>
                                                                                      </w:divBdr>
                                                                                    </w:div>
                                                                                  </w:divsChild>
                                                                                </w:div>
                                                                                <w:div w:id="90053139">
                                                                                  <w:marLeft w:val="0"/>
                                                                                  <w:marRight w:val="0"/>
                                                                                  <w:marTop w:val="0"/>
                                                                                  <w:marBottom w:val="0"/>
                                                                                  <w:divBdr>
                                                                                    <w:top w:val="none" w:sz="0" w:space="0" w:color="auto"/>
                                                                                    <w:left w:val="none" w:sz="0" w:space="0" w:color="auto"/>
                                                                                    <w:bottom w:val="none" w:sz="0" w:space="0" w:color="auto"/>
                                                                                    <w:right w:val="none" w:sz="0" w:space="0" w:color="auto"/>
                                                                                  </w:divBdr>
                                                                                  <w:divsChild>
                                                                                    <w:div w:id="2091389101">
                                                                                      <w:marLeft w:val="0"/>
                                                                                      <w:marRight w:val="0"/>
                                                                                      <w:marTop w:val="0"/>
                                                                                      <w:marBottom w:val="0"/>
                                                                                      <w:divBdr>
                                                                                        <w:top w:val="none" w:sz="0" w:space="0" w:color="auto"/>
                                                                                        <w:left w:val="none" w:sz="0" w:space="0" w:color="auto"/>
                                                                                        <w:bottom w:val="none" w:sz="0" w:space="0" w:color="auto"/>
                                                                                        <w:right w:val="none" w:sz="0" w:space="0" w:color="auto"/>
                                                                                      </w:divBdr>
                                                                                    </w:div>
                                                                                    <w:div w:id="1361274012">
                                                                                      <w:marLeft w:val="0"/>
                                                                                      <w:marRight w:val="0"/>
                                                                                      <w:marTop w:val="0"/>
                                                                                      <w:marBottom w:val="0"/>
                                                                                      <w:divBdr>
                                                                                        <w:top w:val="none" w:sz="0" w:space="0" w:color="auto"/>
                                                                                        <w:left w:val="none" w:sz="0" w:space="0" w:color="auto"/>
                                                                                        <w:bottom w:val="none" w:sz="0" w:space="0" w:color="auto"/>
                                                                                        <w:right w:val="none" w:sz="0" w:space="0" w:color="auto"/>
                                                                                      </w:divBdr>
                                                                                    </w:div>
                                                                                  </w:divsChild>
                                                                                </w:div>
                                                                                <w:div w:id="88702736">
                                                                                  <w:marLeft w:val="0"/>
                                                                                  <w:marRight w:val="0"/>
                                                                                  <w:marTop w:val="0"/>
                                                                                  <w:marBottom w:val="0"/>
                                                                                  <w:divBdr>
                                                                                    <w:top w:val="none" w:sz="0" w:space="0" w:color="auto"/>
                                                                                    <w:left w:val="none" w:sz="0" w:space="0" w:color="auto"/>
                                                                                    <w:bottom w:val="none" w:sz="0" w:space="0" w:color="auto"/>
                                                                                    <w:right w:val="none" w:sz="0" w:space="0" w:color="auto"/>
                                                                                  </w:divBdr>
                                                                                  <w:divsChild>
                                                                                    <w:div w:id="1435857990">
                                                                                      <w:marLeft w:val="0"/>
                                                                                      <w:marRight w:val="0"/>
                                                                                      <w:marTop w:val="0"/>
                                                                                      <w:marBottom w:val="0"/>
                                                                                      <w:divBdr>
                                                                                        <w:top w:val="none" w:sz="0" w:space="0" w:color="auto"/>
                                                                                        <w:left w:val="none" w:sz="0" w:space="0" w:color="auto"/>
                                                                                        <w:bottom w:val="none" w:sz="0" w:space="0" w:color="auto"/>
                                                                                        <w:right w:val="none" w:sz="0" w:space="0" w:color="auto"/>
                                                                                      </w:divBdr>
                                                                                    </w:div>
                                                                                    <w:div w:id="1423525920">
                                                                                      <w:marLeft w:val="0"/>
                                                                                      <w:marRight w:val="0"/>
                                                                                      <w:marTop w:val="0"/>
                                                                                      <w:marBottom w:val="0"/>
                                                                                      <w:divBdr>
                                                                                        <w:top w:val="none" w:sz="0" w:space="0" w:color="auto"/>
                                                                                        <w:left w:val="none" w:sz="0" w:space="0" w:color="auto"/>
                                                                                        <w:bottom w:val="none" w:sz="0" w:space="0" w:color="auto"/>
                                                                                        <w:right w:val="none" w:sz="0" w:space="0" w:color="auto"/>
                                                                                      </w:divBdr>
                                                                                    </w:div>
                                                                                    <w:div w:id="1737893770">
                                                                                      <w:marLeft w:val="0"/>
                                                                                      <w:marRight w:val="0"/>
                                                                                      <w:marTop w:val="0"/>
                                                                                      <w:marBottom w:val="0"/>
                                                                                      <w:divBdr>
                                                                                        <w:top w:val="none" w:sz="0" w:space="0" w:color="auto"/>
                                                                                        <w:left w:val="none" w:sz="0" w:space="0" w:color="auto"/>
                                                                                        <w:bottom w:val="none" w:sz="0" w:space="0" w:color="auto"/>
                                                                                        <w:right w:val="none" w:sz="0" w:space="0" w:color="auto"/>
                                                                                      </w:divBdr>
                                                                                    </w:div>
                                                                                    <w:div w:id="1567378894">
                                                                                      <w:marLeft w:val="0"/>
                                                                                      <w:marRight w:val="0"/>
                                                                                      <w:marTop w:val="0"/>
                                                                                      <w:marBottom w:val="0"/>
                                                                                      <w:divBdr>
                                                                                        <w:top w:val="none" w:sz="0" w:space="0" w:color="auto"/>
                                                                                        <w:left w:val="none" w:sz="0" w:space="0" w:color="auto"/>
                                                                                        <w:bottom w:val="none" w:sz="0" w:space="0" w:color="auto"/>
                                                                                        <w:right w:val="none" w:sz="0" w:space="0" w:color="auto"/>
                                                                                      </w:divBdr>
                                                                                    </w:div>
                                                                                  </w:divsChild>
                                                                                </w:div>
                                                                                <w:div w:id="8557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7356040">
      <w:bodyDiv w:val="1"/>
      <w:marLeft w:val="0"/>
      <w:marRight w:val="0"/>
      <w:marTop w:val="0"/>
      <w:marBottom w:val="0"/>
      <w:divBdr>
        <w:top w:val="none" w:sz="0" w:space="0" w:color="auto"/>
        <w:left w:val="none" w:sz="0" w:space="0" w:color="auto"/>
        <w:bottom w:val="none" w:sz="0" w:space="0" w:color="auto"/>
        <w:right w:val="none" w:sz="0" w:space="0" w:color="auto"/>
      </w:divBdr>
    </w:div>
    <w:div w:id="1624464142">
      <w:bodyDiv w:val="1"/>
      <w:marLeft w:val="0"/>
      <w:marRight w:val="0"/>
      <w:marTop w:val="0"/>
      <w:marBottom w:val="0"/>
      <w:divBdr>
        <w:top w:val="none" w:sz="0" w:space="0" w:color="auto"/>
        <w:left w:val="none" w:sz="0" w:space="0" w:color="auto"/>
        <w:bottom w:val="none" w:sz="0" w:space="0" w:color="auto"/>
        <w:right w:val="none" w:sz="0" w:space="0" w:color="auto"/>
      </w:divBdr>
      <w:divsChild>
        <w:div w:id="1831825135">
          <w:marLeft w:val="0"/>
          <w:marRight w:val="0"/>
          <w:marTop w:val="0"/>
          <w:marBottom w:val="0"/>
          <w:divBdr>
            <w:top w:val="none" w:sz="0" w:space="0" w:color="auto"/>
            <w:left w:val="none" w:sz="0" w:space="0" w:color="auto"/>
            <w:bottom w:val="none" w:sz="0" w:space="0" w:color="auto"/>
            <w:right w:val="none" w:sz="0" w:space="0" w:color="auto"/>
          </w:divBdr>
          <w:divsChild>
            <w:div w:id="1461878392">
              <w:marLeft w:val="0"/>
              <w:marRight w:val="0"/>
              <w:marTop w:val="0"/>
              <w:marBottom w:val="0"/>
              <w:divBdr>
                <w:top w:val="none" w:sz="0" w:space="0" w:color="auto"/>
                <w:left w:val="none" w:sz="0" w:space="0" w:color="auto"/>
                <w:bottom w:val="none" w:sz="0" w:space="0" w:color="auto"/>
                <w:right w:val="none" w:sz="0" w:space="0" w:color="auto"/>
              </w:divBdr>
              <w:divsChild>
                <w:div w:id="1373338118">
                  <w:marLeft w:val="0"/>
                  <w:marRight w:val="0"/>
                  <w:marTop w:val="0"/>
                  <w:marBottom w:val="0"/>
                  <w:divBdr>
                    <w:top w:val="none" w:sz="0" w:space="0" w:color="auto"/>
                    <w:left w:val="none" w:sz="0" w:space="0" w:color="auto"/>
                    <w:bottom w:val="none" w:sz="0" w:space="0" w:color="auto"/>
                    <w:right w:val="none" w:sz="0" w:space="0" w:color="auto"/>
                  </w:divBdr>
                  <w:divsChild>
                    <w:div w:id="746269564">
                      <w:marLeft w:val="0"/>
                      <w:marRight w:val="0"/>
                      <w:marTop w:val="0"/>
                      <w:marBottom w:val="0"/>
                      <w:divBdr>
                        <w:top w:val="none" w:sz="0" w:space="0" w:color="auto"/>
                        <w:left w:val="none" w:sz="0" w:space="0" w:color="auto"/>
                        <w:bottom w:val="none" w:sz="0" w:space="0" w:color="auto"/>
                        <w:right w:val="none" w:sz="0" w:space="0" w:color="auto"/>
                      </w:divBdr>
                      <w:divsChild>
                        <w:div w:id="843782941">
                          <w:marLeft w:val="0"/>
                          <w:marRight w:val="0"/>
                          <w:marTop w:val="0"/>
                          <w:marBottom w:val="0"/>
                          <w:divBdr>
                            <w:top w:val="none" w:sz="0" w:space="0" w:color="auto"/>
                            <w:left w:val="none" w:sz="0" w:space="0" w:color="auto"/>
                            <w:bottom w:val="none" w:sz="0" w:space="0" w:color="auto"/>
                            <w:right w:val="none" w:sz="0" w:space="0" w:color="auto"/>
                          </w:divBdr>
                          <w:divsChild>
                            <w:div w:id="322323559">
                              <w:marLeft w:val="0"/>
                              <w:marRight w:val="0"/>
                              <w:marTop w:val="0"/>
                              <w:marBottom w:val="0"/>
                              <w:divBdr>
                                <w:top w:val="none" w:sz="0" w:space="0" w:color="auto"/>
                                <w:left w:val="none" w:sz="0" w:space="0" w:color="auto"/>
                                <w:bottom w:val="none" w:sz="0" w:space="0" w:color="auto"/>
                                <w:right w:val="none" w:sz="0" w:space="0" w:color="auto"/>
                              </w:divBdr>
                              <w:divsChild>
                                <w:div w:id="769935065">
                                  <w:marLeft w:val="0"/>
                                  <w:marRight w:val="0"/>
                                  <w:marTop w:val="0"/>
                                  <w:marBottom w:val="0"/>
                                  <w:divBdr>
                                    <w:top w:val="none" w:sz="0" w:space="0" w:color="auto"/>
                                    <w:left w:val="none" w:sz="0" w:space="0" w:color="auto"/>
                                    <w:bottom w:val="none" w:sz="0" w:space="0" w:color="auto"/>
                                    <w:right w:val="none" w:sz="0" w:space="0" w:color="auto"/>
                                  </w:divBdr>
                                  <w:divsChild>
                                    <w:div w:id="1552113515">
                                      <w:marLeft w:val="0"/>
                                      <w:marRight w:val="0"/>
                                      <w:marTop w:val="0"/>
                                      <w:marBottom w:val="0"/>
                                      <w:divBdr>
                                        <w:top w:val="none" w:sz="0" w:space="0" w:color="auto"/>
                                        <w:left w:val="none" w:sz="0" w:space="0" w:color="auto"/>
                                        <w:bottom w:val="none" w:sz="0" w:space="0" w:color="auto"/>
                                        <w:right w:val="none" w:sz="0" w:space="0" w:color="auto"/>
                                      </w:divBdr>
                                      <w:divsChild>
                                        <w:div w:id="1177227464">
                                          <w:marLeft w:val="0"/>
                                          <w:marRight w:val="0"/>
                                          <w:marTop w:val="0"/>
                                          <w:marBottom w:val="0"/>
                                          <w:divBdr>
                                            <w:top w:val="none" w:sz="0" w:space="0" w:color="auto"/>
                                            <w:left w:val="none" w:sz="0" w:space="0" w:color="auto"/>
                                            <w:bottom w:val="none" w:sz="0" w:space="0" w:color="auto"/>
                                            <w:right w:val="none" w:sz="0" w:space="0" w:color="auto"/>
                                          </w:divBdr>
                                          <w:divsChild>
                                            <w:div w:id="1863010364">
                                              <w:marLeft w:val="0"/>
                                              <w:marRight w:val="0"/>
                                              <w:marTop w:val="0"/>
                                              <w:marBottom w:val="0"/>
                                              <w:divBdr>
                                                <w:top w:val="none" w:sz="0" w:space="0" w:color="auto"/>
                                                <w:left w:val="none" w:sz="0" w:space="0" w:color="auto"/>
                                                <w:bottom w:val="none" w:sz="0" w:space="0" w:color="auto"/>
                                                <w:right w:val="none" w:sz="0" w:space="0" w:color="auto"/>
                                              </w:divBdr>
                                              <w:divsChild>
                                                <w:div w:id="1612592962">
                                                  <w:marLeft w:val="0"/>
                                                  <w:marRight w:val="0"/>
                                                  <w:marTop w:val="0"/>
                                                  <w:marBottom w:val="0"/>
                                                  <w:divBdr>
                                                    <w:top w:val="none" w:sz="0" w:space="0" w:color="auto"/>
                                                    <w:left w:val="none" w:sz="0" w:space="0" w:color="auto"/>
                                                    <w:bottom w:val="none" w:sz="0" w:space="0" w:color="auto"/>
                                                    <w:right w:val="none" w:sz="0" w:space="0" w:color="auto"/>
                                                  </w:divBdr>
                                                  <w:divsChild>
                                                    <w:div w:id="1407456019">
                                                      <w:marLeft w:val="0"/>
                                                      <w:marRight w:val="0"/>
                                                      <w:marTop w:val="0"/>
                                                      <w:marBottom w:val="0"/>
                                                      <w:divBdr>
                                                        <w:top w:val="single" w:sz="6" w:space="0" w:color="ABABAB"/>
                                                        <w:left w:val="single" w:sz="6" w:space="0" w:color="ABABAB"/>
                                                        <w:bottom w:val="none" w:sz="0" w:space="0" w:color="auto"/>
                                                        <w:right w:val="single" w:sz="6" w:space="0" w:color="ABABAB"/>
                                                      </w:divBdr>
                                                      <w:divsChild>
                                                        <w:div w:id="589242192">
                                                          <w:marLeft w:val="0"/>
                                                          <w:marRight w:val="0"/>
                                                          <w:marTop w:val="0"/>
                                                          <w:marBottom w:val="0"/>
                                                          <w:divBdr>
                                                            <w:top w:val="none" w:sz="0" w:space="0" w:color="auto"/>
                                                            <w:left w:val="none" w:sz="0" w:space="0" w:color="auto"/>
                                                            <w:bottom w:val="none" w:sz="0" w:space="0" w:color="auto"/>
                                                            <w:right w:val="none" w:sz="0" w:space="0" w:color="auto"/>
                                                          </w:divBdr>
                                                          <w:divsChild>
                                                            <w:div w:id="600988609">
                                                              <w:marLeft w:val="0"/>
                                                              <w:marRight w:val="0"/>
                                                              <w:marTop w:val="0"/>
                                                              <w:marBottom w:val="0"/>
                                                              <w:divBdr>
                                                                <w:top w:val="none" w:sz="0" w:space="0" w:color="auto"/>
                                                                <w:left w:val="none" w:sz="0" w:space="0" w:color="auto"/>
                                                                <w:bottom w:val="none" w:sz="0" w:space="0" w:color="auto"/>
                                                                <w:right w:val="none" w:sz="0" w:space="0" w:color="auto"/>
                                                              </w:divBdr>
                                                              <w:divsChild>
                                                                <w:div w:id="1020471536">
                                                                  <w:marLeft w:val="0"/>
                                                                  <w:marRight w:val="0"/>
                                                                  <w:marTop w:val="0"/>
                                                                  <w:marBottom w:val="0"/>
                                                                  <w:divBdr>
                                                                    <w:top w:val="none" w:sz="0" w:space="0" w:color="auto"/>
                                                                    <w:left w:val="none" w:sz="0" w:space="0" w:color="auto"/>
                                                                    <w:bottom w:val="none" w:sz="0" w:space="0" w:color="auto"/>
                                                                    <w:right w:val="none" w:sz="0" w:space="0" w:color="auto"/>
                                                                  </w:divBdr>
                                                                  <w:divsChild>
                                                                    <w:div w:id="1019047775">
                                                                      <w:marLeft w:val="0"/>
                                                                      <w:marRight w:val="0"/>
                                                                      <w:marTop w:val="0"/>
                                                                      <w:marBottom w:val="0"/>
                                                                      <w:divBdr>
                                                                        <w:top w:val="none" w:sz="0" w:space="0" w:color="auto"/>
                                                                        <w:left w:val="none" w:sz="0" w:space="0" w:color="auto"/>
                                                                        <w:bottom w:val="none" w:sz="0" w:space="0" w:color="auto"/>
                                                                        <w:right w:val="none" w:sz="0" w:space="0" w:color="auto"/>
                                                                      </w:divBdr>
                                                                      <w:divsChild>
                                                                        <w:div w:id="438377575">
                                                                          <w:marLeft w:val="0"/>
                                                                          <w:marRight w:val="0"/>
                                                                          <w:marTop w:val="0"/>
                                                                          <w:marBottom w:val="0"/>
                                                                          <w:divBdr>
                                                                            <w:top w:val="none" w:sz="0" w:space="0" w:color="auto"/>
                                                                            <w:left w:val="none" w:sz="0" w:space="0" w:color="auto"/>
                                                                            <w:bottom w:val="none" w:sz="0" w:space="0" w:color="auto"/>
                                                                            <w:right w:val="none" w:sz="0" w:space="0" w:color="auto"/>
                                                                          </w:divBdr>
                                                                          <w:divsChild>
                                                                            <w:div w:id="1561594845">
                                                                              <w:marLeft w:val="0"/>
                                                                              <w:marRight w:val="0"/>
                                                                              <w:marTop w:val="0"/>
                                                                              <w:marBottom w:val="0"/>
                                                                              <w:divBdr>
                                                                                <w:top w:val="none" w:sz="0" w:space="0" w:color="auto"/>
                                                                                <w:left w:val="none" w:sz="0" w:space="0" w:color="auto"/>
                                                                                <w:bottom w:val="none" w:sz="0" w:space="0" w:color="auto"/>
                                                                                <w:right w:val="none" w:sz="0" w:space="0" w:color="auto"/>
                                                                              </w:divBdr>
                                                                              <w:divsChild>
                                                                                <w:div w:id="1397359740">
                                                                                  <w:marLeft w:val="0"/>
                                                                                  <w:marRight w:val="0"/>
                                                                                  <w:marTop w:val="0"/>
                                                                                  <w:marBottom w:val="0"/>
                                                                                  <w:divBdr>
                                                                                    <w:top w:val="none" w:sz="0" w:space="0" w:color="auto"/>
                                                                                    <w:left w:val="none" w:sz="0" w:space="0" w:color="auto"/>
                                                                                    <w:bottom w:val="none" w:sz="0" w:space="0" w:color="auto"/>
                                                                                    <w:right w:val="none" w:sz="0" w:space="0" w:color="auto"/>
                                                                                  </w:divBdr>
                                                                                  <w:divsChild>
                                                                                    <w:div w:id="479882683">
                                                                                      <w:marLeft w:val="0"/>
                                                                                      <w:marRight w:val="0"/>
                                                                                      <w:marTop w:val="0"/>
                                                                                      <w:marBottom w:val="0"/>
                                                                                      <w:divBdr>
                                                                                        <w:top w:val="none" w:sz="0" w:space="0" w:color="auto"/>
                                                                                        <w:left w:val="none" w:sz="0" w:space="0" w:color="auto"/>
                                                                                        <w:bottom w:val="none" w:sz="0" w:space="0" w:color="auto"/>
                                                                                        <w:right w:val="none" w:sz="0" w:space="0" w:color="auto"/>
                                                                                      </w:divBdr>
                                                                                    </w:div>
                                                                                  </w:divsChild>
                                                                                </w:div>
                                                                                <w:div w:id="15087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2580827">
      <w:bodyDiv w:val="1"/>
      <w:marLeft w:val="0"/>
      <w:marRight w:val="0"/>
      <w:marTop w:val="0"/>
      <w:marBottom w:val="0"/>
      <w:divBdr>
        <w:top w:val="none" w:sz="0" w:space="0" w:color="auto"/>
        <w:left w:val="none" w:sz="0" w:space="0" w:color="auto"/>
        <w:bottom w:val="none" w:sz="0" w:space="0" w:color="auto"/>
        <w:right w:val="none" w:sz="0" w:space="0" w:color="auto"/>
      </w:divBdr>
    </w:div>
    <w:div w:id="1718159923">
      <w:bodyDiv w:val="1"/>
      <w:marLeft w:val="0"/>
      <w:marRight w:val="0"/>
      <w:marTop w:val="0"/>
      <w:marBottom w:val="0"/>
      <w:divBdr>
        <w:top w:val="none" w:sz="0" w:space="0" w:color="auto"/>
        <w:left w:val="none" w:sz="0" w:space="0" w:color="auto"/>
        <w:bottom w:val="none" w:sz="0" w:space="0" w:color="auto"/>
        <w:right w:val="none" w:sz="0" w:space="0" w:color="auto"/>
      </w:divBdr>
      <w:divsChild>
        <w:div w:id="489906462">
          <w:marLeft w:val="0"/>
          <w:marRight w:val="0"/>
          <w:marTop w:val="120"/>
          <w:marBottom w:val="210"/>
          <w:divBdr>
            <w:top w:val="single" w:sz="6" w:space="12" w:color="0050C5"/>
            <w:left w:val="single" w:sz="6" w:space="12" w:color="0050C5"/>
            <w:bottom w:val="single" w:sz="6" w:space="12" w:color="0050C5"/>
            <w:right w:val="single" w:sz="6" w:space="12" w:color="0050C5"/>
          </w:divBdr>
        </w:div>
      </w:divsChild>
    </w:div>
    <w:div w:id="1728795059">
      <w:bodyDiv w:val="1"/>
      <w:marLeft w:val="0"/>
      <w:marRight w:val="0"/>
      <w:marTop w:val="0"/>
      <w:marBottom w:val="0"/>
      <w:divBdr>
        <w:top w:val="none" w:sz="0" w:space="0" w:color="auto"/>
        <w:left w:val="none" w:sz="0" w:space="0" w:color="auto"/>
        <w:bottom w:val="none" w:sz="0" w:space="0" w:color="auto"/>
        <w:right w:val="none" w:sz="0" w:space="0" w:color="auto"/>
      </w:divBdr>
    </w:div>
    <w:div w:id="1735003159">
      <w:bodyDiv w:val="1"/>
      <w:marLeft w:val="0"/>
      <w:marRight w:val="0"/>
      <w:marTop w:val="0"/>
      <w:marBottom w:val="0"/>
      <w:divBdr>
        <w:top w:val="none" w:sz="0" w:space="0" w:color="auto"/>
        <w:left w:val="none" w:sz="0" w:space="0" w:color="auto"/>
        <w:bottom w:val="none" w:sz="0" w:space="0" w:color="auto"/>
        <w:right w:val="none" w:sz="0" w:space="0" w:color="auto"/>
      </w:divBdr>
      <w:divsChild>
        <w:div w:id="524944594">
          <w:marLeft w:val="0"/>
          <w:marRight w:val="0"/>
          <w:marTop w:val="0"/>
          <w:marBottom w:val="0"/>
          <w:divBdr>
            <w:top w:val="none" w:sz="0" w:space="0" w:color="auto"/>
            <w:left w:val="none" w:sz="0" w:space="0" w:color="auto"/>
            <w:bottom w:val="none" w:sz="0" w:space="0" w:color="auto"/>
            <w:right w:val="none" w:sz="0" w:space="0" w:color="auto"/>
          </w:divBdr>
          <w:divsChild>
            <w:div w:id="1552424306">
              <w:marLeft w:val="0"/>
              <w:marRight w:val="0"/>
              <w:marTop w:val="0"/>
              <w:marBottom w:val="0"/>
              <w:divBdr>
                <w:top w:val="none" w:sz="0" w:space="0" w:color="auto"/>
                <w:left w:val="none" w:sz="0" w:space="0" w:color="auto"/>
                <w:bottom w:val="none" w:sz="0" w:space="0" w:color="auto"/>
                <w:right w:val="none" w:sz="0" w:space="0" w:color="auto"/>
              </w:divBdr>
              <w:divsChild>
                <w:div w:id="1547179055">
                  <w:marLeft w:val="0"/>
                  <w:marRight w:val="0"/>
                  <w:marTop w:val="0"/>
                  <w:marBottom w:val="0"/>
                  <w:divBdr>
                    <w:top w:val="none" w:sz="0" w:space="0" w:color="auto"/>
                    <w:left w:val="none" w:sz="0" w:space="0" w:color="auto"/>
                    <w:bottom w:val="none" w:sz="0" w:space="0" w:color="auto"/>
                    <w:right w:val="none" w:sz="0" w:space="0" w:color="auto"/>
                  </w:divBdr>
                  <w:divsChild>
                    <w:div w:id="1626815578">
                      <w:marLeft w:val="0"/>
                      <w:marRight w:val="0"/>
                      <w:marTop w:val="0"/>
                      <w:marBottom w:val="0"/>
                      <w:divBdr>
                        <w:top w:val="none" w:sz="0" w:space="0" w:color="auto"/>
                        <w:left w:val="none" w:sz="0" w:space="0" w:color="auto"/>
                        <w:bottom w:val="none" w:sz="0" w:space="0" w:color="auto"/>
                        <w:right w:val="none" w:sz="0" w:space="0" w:color="auto"/>
                      </w:divBdr>
                      <w:divsChild>
                        <w:div w:id="1082487371">
                          <w:marLeft w:val="0"/>
                          <w:marRight w:val="0"/>
                          <w:marTop w:val="0"/>
                          <w:marBottom w:val="0"/>
                          <w:divBdr>
                            <w:top w:val="none" w:sz="0" w:space="0" w:color="auto"/>
                            <w:left w:val="none" w:sz="0" w:space="0" w:color="auto"/>
                            <w:bottom w:val="none" w:sz="0" w:space="0" w:color="auto"/>
                            <w:right w:val="none" w:sz="0" w:space="0" w:color="auto"/>
                          </w:divBdr>
                          <w:divsChild>
                            <w:div w:id="816261411">
                              <w:marLeft w:val="0"/>
                              <w:marRight w:val="0"/>
                              <w:marTop w:val="0"/>
                              <w:marBottom w:val="0"/>
                              <w:divBdr>
                                <w:top w:val="none" w:sz="0" w:space="0" w:color="auto"/>
                                <w:left w:val="none" w:sz="0" w:space="0" w:color="auto"/>
                                <w:bottom w:val="none" w:sz="0" w:space="0" w:color="auto"/>
                                <w:right w:val="none" w:sz="0" w:space="0" w:color="auto"/>
                              </w:divBdr>
                              <w:divsChild>
                                <w:div w:id="1653024228">
                                  <w:marLeft w:val="0"/>
                                  <w:marRight w:val="0"/>
                                  <w:marTop w:val="0"/>
                                  <w:marBottom w:val="0"/>
                                  <w:divBdr>
                                    <w:top w:val="none" w:sz="0" w:space="0" w:color="auto"/>
                                    <w:left w:val="none" w:sz="0" w:space="0" w:color="auto"/>
                                    <w:bottom w:val="none" w:sz="0" w:space="0" w:color="auto"/>
                                    <w:right w:val="none" w:sz="0" w:space="0" w:color="auto"/>
                                  </w:divBdr>
                                  <w:divsChild>
                                    <w:div w:id="2121798316">
                                      <w:marLeft w:val="0"/>
                                      <w:marRight w:val="0"/>
                                      <w:marTop w:val="0"/>
                                      <w:marBottom w:val="0"/>
                                      <w:divBdr>
                                        <w:top w:val="none" w:sz="0" w:space="0" w:color="auto"/>
                                        <w:left w:val="none" w:sz="0" w:space="0" w:color="auto"/>
                                        <w:bottom w:val="none" w:sz="0" w:space="0" w:color="auto"/>
                                        <w:right w:val="none" w:sz="0" w:space="0" w:color="auto"/>
                                      </w:divBdr>
                                      <w:divsChild>
                                        <w:div w:id="1529221648">
                                          <w:marLeft w:val="0"/>
                                          <w:marRight w:val="0"/>
                                          <w:marTop w:val="0"/>
                                          <w:marBottom w:val="0"/>
                                          <w:divBdr>
                                            <w:top w:val="none" w:sz="0" w:space="0" w:color="auto"/>
                                            <w:left w:val="none" w:sz="0" w:space="0" w:color="auto"/>
                                            <w:bottom w:val="none" w:sz="0" w:space="0" w:color="auto"/>
                                            <w:right w:val="none" w:sz="0" w:space="0" w:color="auto"/>
                                          </w:divBdr>
                                          <w:divsChild>
                                            <w:div w:id="695621554">
                                              <w:marLeft w:val="0"/>
                                              <w:marRight w:val="0"/>
                                              <w:marTop w:val="0"/>
                                              <w:marBottom w:val="0"/>
                                              <w:divBdr>
                                                <w:top w:val="none" w:sz="0" w:space="0" w:color="auto"/>
                                                <w:left w:val="none" w:sz="0" w:space="0" w:color="auto"/>
                                                <w:bottom w:val="none" w:sz="0" w:space="0" w:color="auto"/>
                                                <w:right w:val="none" w:sz="0" w:space="0" w:color="auto"/>
                                              </w:divBdr>
                                              <w:divsChild>
                                                <w:div w:id="1808204898">
                                                  <w:marLeft w:val="0"/>
                                                  <w:marRight w:val="0"/>
                                                  <w:marTop w:val="0"/>
                                                  <w:marBottom w:val="0"/>
                                                  <w:divBdr>
                                                    <w:top w:val="none" w:sz="0" w:space="0" w:color="auto"/>
                                                    <w:left w:val="none" w:sz="0" w:space="0" w:color="auto"/>
                                                    <w:bottom w:val="none" w:sz="0" w:space="0" w:color="auto"/>
                                                    <w:right w:val="none" w:sz="0" w:space="0" w:color="auto"/>
                                                  </w:divBdr>
                                                  <w:divsChild>
                                                    <w:div w:id="204685159">
                                                      <w:marLeft w:val="0"/>
                                                      <w:marRight w:val="0"/>
                                                      <w:marTop w:val="0"/>
                                                      <w:marBottom w:val="0"/>
                                                      <w:divBdr>
                                                        <w:top w:val="single" w:sz="6" w:space="0" w:color="ABABAB"/>
                                                        <w:left w:val="single" w:sz="6" w:space="0" w:color="ABABAB"/>
                                                        <w:bottom w:val="none" w:sz="0" w:space="0" w:color="auto"/>
                                                        <w:right w:val="single" w:sz="6" w:space="0" w:color="ABABAB"/>
                                                      </w:divBdr>
                                                      <w:divsChild>
                                                        <w:div w:id="731272271">
                                                          <w:marLeft w:val="0"/>
                                                          <w:marRight w:val="0"/>
                                                          <w:marTop w:val="0"/>
                                                          <w:marBottom w:val="0"/>
                                                          <w:divBdr>
                                                            <w:top w:val="none" w:sz="0" w:space="0" w:color="auto"/>
                                                            <w:left w:val="none" w:sz="0" w:space="0" w:color="auto"/>
                                                            <w:bottom w:val="none" w:sz="0" w:space="0" w:color="auto"/>
                                                            <w:right w:val="none" w:sz="0" w:space="0" w:color="auto"/>
                                                          </w:divBdr>
                                                          <w:divsChild>
                                                            <w:div w:id="1916015221">
                                                              <w:marLeft w:val="0"/>
                                                              <w:marRight w:val="0"/>
                                                              <w:marTop w:val="0"/>
                                                              <w:marBottom w:val="0"/>
                                                              <w:divBdr>
                                                                <w:top w:val="none" w:sz="0" w:space="0" w:color="auto"/>
                                                                <w:left w:val="none" w:sz="0" w:space="0" w:color="auto"/>
                                                                <w:bottom w:val="none" w:sz="0" w:space="0" w:color="auto"/>
                                                                <w:right w:val="none" w:sz="0" w:space="0" w:color="auto"/>
                                                              </w:divBdr>
                                                              <w:divsChild>
                                                                <w:div w:id="726030362">
                                                                  <w:marLeft w:val="0"/>
                                                                  <w:marRight w:val="0"/>
                                                                  <w:marTop w:val="0"/>
                                                                  <w:marBottom w:val="0"/>
                                                                  <w:divBdr>
                                                                    <w:top w:val="none" w:sz="0" w:space="0" w:color="auto"/>
                                                                    <w:left w:val="none" w:sz="0" w:space="0" w:color="auto"/>
                                                                    <w:bottom w:val="none" w:sz="0" w:space="0" w:color="auto"/>
                                                                    <w:right w:val="none" w:sz="0" w:space="0" w:color="auto"/>
                                                                  </w:divBdr>
                                                                  <w:divsChild>
                                                                    <w:div w:id="1692028911">
                                                                      <w:marLeft w:val="0"/>
                                                                      <w:marRight w:val="0"/>
                                                                      <w:marTop w:val="0"/>
                                                                      <w:marBottom w:val="0"/>
                                                                      <w:divBdr>
                                                                        <w:top w:val="none" w:sz="0" w:space="0" w:color="auto"/>
                                                                        <w:left w:val="none" w:sz="0" w:space="0" w:color="auto"/>
                                                                        <w:bottom w:val="none" w:sz="0" w:space="0" w:color="auto"/>
                                                                        <w:right w:val="none" w:sz="0" w:space="0" w:color="auto"/>
                                                                      </w:divBdr>
                                                                      <w:divsChild>
                                                                        <w:div w:id="87779291">
                                                                          <w:marLeft w:val="0"/>
                                                                          <w:marRight w:val="0"/>
                                                                          <w:marTop w:val="0"/>
                                                                          <w:marBottom w:val="0"/>
                                                                          <w:divBdr>
                                                                            <w:top w:val="none" w:sz="0" w:space="0" w:color="auto"/>
                                                                            <w:left w:val="none" w:sz="0" w:space="0" w:color="auto"/>
                                                                            <w:bottom w:val="none" w:sz="0" w:space="0" w:color="auto"/>
                                                                            <w:right w:val="none" w:sz="0" w:space="0" w:color="auto"/>
                                                                          </w:divBdr>
                                                                          <w:divsChild>
                                                                            <w:div w:id="1860778478">
                                                                              <w:marLeft w:val="0"/>
                                                                              <w:marRight w:val="0"/>
                                                                              <w:marTop w:val="0"/>
                                                                              <w:marBottom w:val="0"/>
                                                                              <w:divBdr>
                                                                                <w:top w:val="none" w:sz="0" w:space="0" w:color="auto"/>
                                                                                <w:left w:val="none" w:sz="0" w:space="0" w:color="auto"/>
                                                                                <w:bottom w:val="none" w:sz="0" w:space="0" w:color="auto"/>
                                                                                <w:right w:val="none" w:sz="0" w:space="0" w:color="auto"/>
                                                                              </w:divBdr>
                                                                              <w:divsChild>
                                                                                <w:div w:id="1905286920">
                                                                                  <w:marLeft w:val="0"/>
                                                                                  <w:marRight w:val="0"/>
                                                                                  <w:marTop w:val="0"/>
                                                                                  <w:marBottom w:val="0"/>
                                                                                  <w:divBdr>
                                                                                    <w:top w:val="none" w:sz="0" w:space="0" w:color="auto"/>
                                                                                    <w:left w:val="none" w:sz="0" w:space="0" w:color="auto"/>
                                                                                    <w:bottom w:val="none" w:sz="0" w:space="0" w:color="auto"/>
                                                                                    <w:right w:val="none" w:sz="0" w:space="0" w:color="auto"/>
                                                                                  </w:divBdr>
                                                                                  <w:divsChild>
                                                                                    <w:div w:id="1575774892">
                                                                                      <w:marLeft w:val="0"/>
                                                                                      <w:marRight w:val="0"/>
                                                                                      <w:marTop w:val="0"/>
                                                                                      <w:marBottom w:val="0"/>
                                                                                      <w:divBdr>
                                                                                        <w:top w:val="none" w:sz="0" w:space="0" w:color="auto"/>
                                                                                        <w:left w:val="none" w:sz="0" w:space="0" w:color="auto"/>
                                                                                        <w:bottom w:val="none" w:sz="0" w:space="0" w:color="auto"/>
                                                                                        <w:right w:val="none" w:sz="0" w:space="0" w:color="auto"/>
                                                                                      </w:divBdr>
                                                                                    </w:div>
                                                                                    <w:div w:id="1968200225">
                                                                                      <w:marLeft w:val="0"/>
                                                                                      <w:marRight w:val="0"/>
                                                                                      <w:marTop w:val="0"/>
                                                                                      <w:marBottom w:val="0"/>
                                                                                      <w:divBdr>
                                                                                        <w:top w:val="none" w:sz="0" w:space="0" w:color="auto"/>
                                                                                        <w:left w:val="none" w:sz="0" w:space="0" w:color="auto"/>
                                                                                        <w:bottom w:val="none" w:sz="0" w:space="0" w:color="auto"/>
                                                                                        <w:right w:val="none" w:sz="0" w:space="0" w:color="auto"/>
                                                                                      </w:divBdr>
                                                                                    </w:div>
                                                                                  </w:divsChild>
                                                                                </w:div>
                                                                                <w:div w:id="155459846">
                                                                                  <w:marLeft w:val="0"/>
                                                                                  <w:marRight w:val="0"/>
                                                                                  <w:marTop w:val="0"/>
                                                                                  <w:marBottom w:val="0"/>
                                                                                  <w:divBdr>
                                                                                    <w:top w:val="none" w:sz="0" w:space="0" w:color="auto"/>
                                                                                    <w:left w:val="none" w:sz="0" w:space="0" w:color="auto"/>
                                                                                    <w:bottom w:val="none" w:sz="0" w:space="0" w:color="auto"/>
                                                                                    <w:right w:val="none" w:sz="0" w:space="0" w:color="auto"/>
                                                                                  </w:divBdr>
                                                                                  <w:divsChild>
                                                                                    <w:div w:id="1866169055">
                                                                                      <w:marLeft w:val="0"/>
                                                                                      <w:marRight w:val="0"/>
                                                                                      <w:marTop w:val="0"/>
                                                                                      <w:marBottom w:val="0"/>
                                                                                      <w:divBdr>
                                                                                        <w:top w:val="none" w:sz="0" w:space="0" w:color="auto"/>
                                                                                        <w:left w:val="none" w:sz="0" w:space="0" w:color="auto"/>
                                                                                        <w:bottom w:val="none" w:sz="0" w:space="0" w:color="auto"/>
                                                                                        <w:right w:val="none" w:sz="0" w:space="0" w:color="auto"/>
                                                                                      </w:divBdr>
                                                                                    </w:div>
                                                                                  </w:divsChild>
                                                                                </w:div>
                                                                                <w:div w:id="2147116751">
                                                                                  <w:marLeft w:val="0"/>
                                                                                  <w:marRight w:val="0"/>
                                                                                  <w:marTop w:val="0"/>
                                                                                  <w:marBottom w:val="0"/>
                                                                                  <w:divBdr>
                                                                                    <w:top w:val="none" w:sz="0" w:space="0" w:color="auto"/>
                                                                                    <w:left w:val="none" w:sz="0" w:space="0" w:color="auto"/>
                                                                                    <w:bottom w:val="none" w:sz="0" w:space="0" w:color="auto"/>
                                                                                    <w:right w:val="none" w:sz="0" w:space="0" w:color="auto"/>
                                                                                  </w:divBdr>
                                                                                  <w:divsChild>
                                                                                    <w:div w:id="1620840660">
                                                                                      <w:marLeft w:val="0"/>
                                                                                      <w:marRight w:val="0"/>
                                                                                      <w:marTop w:val="0"/>
                                                                                      <w:marBottom w:val="0"/>
                                                                                      <w:divBdr>
                                                                                        <w:top w:val="none" w:sz="0" w:space="0" w:color="auto"/>
                                                                                        <w:left w:val="none" w:sz="0" w:space="0" w:color="auto"/>
                                                                                        <w:bottom w:val="none" w:sz="0" w:space="0" w:color="auto"/>
                                                                                        <w:right w:val="none" w:sz="0" w:space="0" w:color="auto"/>
                                                                                      </w:divBdr>
                                                                                    </w:div>
                                                                                    <w:div w:id="618342980">
                                                                                      <w:marLeft w:val="0"/>
                                                                                      <w:marRight w:val="0"/>
                                                                                      <w:marTop w:val="0"/>
                                                                                      <w:marBottom w:val="0"/>
                                                                                      <w:divBdr>
                                                                                        <w:top w:val="none" w:sz="0" w:space="0" w:color="auto"/>
                                                                                        <w:left w:val="none" w:sz="0" w:space="0" w:color="auto"/>
                                                                                        <w:bottom w:val="none" w:sz="0" w:space="0" w:color="auto"/>
                                                                                        <w:right w:val="none" w:sz="0" w:space="0" w:color="auto"/>
                                                                                      </w:divBdr>
                                                                                    </w:div>
                                                                                    <w:div w:id="1956864050">
                                                                                      <w:marLeft w:val="0"/>
                                                                                      <w:marRight w:val="0"/>
                                                                                      <w:marTop w:val="0"/>
                                                                                      <w:marBottom w:val="0"/>
                                                                                      <w:divBdr>
                                                                                        <w:top w:val="none" w:sz="0" w:space="0" w:color="auto"/>
                                                                                        <w:left w:val="none" w:sz="0" w:space="0" w:color="auto"/>
                                                                                        <w:bottom w:val="none" w:sz="0" w:space="0" w:color="auto"/>
                                                                                        <w:right w:val="none" w:sz="0" w:space="0" w:color="auto"/>
                                                                                      </w:divBdr>
                                                                                    </w:div>
                                                                                  </w:divsChild>
                                                                                </w:div>
                                                                                <w:div w:id="8841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6301281">
      <w:bodyDiv w:val="1"/>
      <w:marLeft w:val="0"/>
      <w:marRight w:val="0"/>
      <w:marTop w:val="0"/>
      <w:marBottom w:val="0"/>
      <w:divBdr>
        <w:top w:val="none" w:sz="0" w:space="0" w:color="auto"/>
        <w:left w:val="none" w:sz="0" w:space="0" w:color="auto"/>
        <w:bottom w:val="none" w:sz="0" w:space="0" w:color="auto"/>
        <w:right w:val="none" w:sz="0" w:space="0" w:color="auto"/>
      </w:divBdr>
    </w:div>
    <w:div w:id="1749691794">
      <w:bodyDiv w:val="1"/>
      <w:marLeft w:val="0"/>
      <w:marRight w:val="0"/>
      <w:marTop w:val="0"/>
      <w:marBottom w:val="0"/>
      <w:divBdr>
        <w:top w:val="none" w:sz="0" w:space="0" w:color="auto"/>
        <w:left w:val="none" w:sz="0" w:space="0" w:color="auto"/>
        <w:bottom w:val="none" w:sz="0" w:space="0" w:color="auto"/>
        <w:right w:val="none" w:sz="0" w:space="0" w:color="auto"/>
      </w:divBdr>
    </w:div>
    <w:div w:id="1754087204">
      <w:bodyDiv w:val="1"/>
      <w:marLeft w:val="0"/>
      <w:marRight w:val="0"/>
      <w:marTop w:val="0"/>
      <w:marBottom w:val="0"/>
      <w:divBdr>
        <w:top w:val="none" w:sz="0" w:space="0" w:color="auto"/>
        <w:left w:val="none" w:sz="0" w:space="0" w:color="auto"/>
        <w:bottom w:val="none" w:sz="0" w:space="0" w:color="auto"/>
        <w:right w:val="none" w:sz="0" w:space="0" w:color="auto"/>
      </w:divBdr>
    </w:div>
    <w:div w:id="1781148527">
      <w:bodyDiv w:val="1"/>
      <w:marLeft w:val="0"/>
      <w:marRight w:val="0"/>
      <w:marTop w:val="0"/>
      <w:marBottom w:val="0"/>
      <w:divBdr>
        <w:top w:val="none" w:sz="0" w:space="0" w:color="auto"/>
        <w:left w:val="none" w:sz="0" w:space="0" w:color="auto"/>
        <w:bottom w:val="none" w:sz="0" w:space="0" w:color="auto"/>
        <w:right w:val="none" w:sz="0" w:space="0" w:color="auto"/>
      </w:divBdr>
    </w:div>
    <w:div w:id="1952276954">
      <w:bodyDiv w:val="1"/>
      <w:marLeft w:val="0"/>
      <w:marRight w:val="0"/>
      <w:marTop w:val="0"/>
      <w:marBottom w:val="0"/>
      <w:divBdr>
        <w:top w:val="none" w:sz="0" w:space="0" w:color="auto"/>
        <w:left w:val="none" w:sz="0" w:space="0" w:color="auto"/>
        <w:bottom w:val="none" w:sz="0" w:space="0" w:color="auto"/>
        <w:right w:val="none" w:sz="0" w:space="0" w:color="auto"/>
      </w:divBdr>
      <w:divsChild>
        <w:div w:id="91361351">
          <w:marLeft w:val="0"/>
          <w:marRight w:val="0"/>
          <w:marTop w:val="0"/>
          <w:marBottom w:val="0"/>
          <w:divBdr>
            <w:top w:val="none" w:sz="0" w:space="0" w:color="auto"/>
            <w:left w:val="none" w:sz="0" w:space="0" w:color="auto"/>
            <w:bottom w:val="none" w:sz="0" w:space="0" w:color="auto"/>
            <w:right w:val="none" w:sz="0" w:space="0" w:color="auto"/>
          </w:divBdr>
          <w:divsChild>
            <w:div w:id="1116607950">
              <w:marLeft w:val="0"/>
              <w:marRight w:val="0"/>
              <w:marTop w:val="0"/>
              <w:marBottom w:val="0"/>
              <w:divBdr>
                <w:top w:val="none" w:sz="0" w:space="0" w:color="auto"/>
                <w:left w:val="none" w:sz="0" w:space="0" w:color="auto"/>
                <w:bottom w:val="none" w:sz="0" w:space="0" w:color="auto"/>
                <w:right w:val="none" w:sz="0" w:space="0" w:color="auto"/>
              </w:divBdr>
              <w:divsChild>
                <w:div w:id="1274554386">
                  <w:marLeft w:val="0"/>
                  <w:marRight w:val="0"/>
                  <w:marTop w:val="0"/>
                  <w:marBottom w:val="0"/>
                  <w:divBdr>
                    <w:top w:val="none" w:sz="0" w:space="0" w:color="auto"/>
                    <w:left w:val="none" w:sz="0" w:space="0" w:color="auto"/>
                    <w:bottom w:val="none" w:sz="0" w:space="0" w:color="auto"/>
                    <w:right w:val="none" w:sz="0" w:space="0" w:color="auto"/>
                  </w:divBdr>
                  <w:divsChild>
                    <w:div w:id="732040782">
                      <w:marLeft w:val="0"/>
                      <w:marRight w:val="0"/>
                      <w:marTop w:val="0"/>
                      <w:marBottom w:val="0"/>
                      <w:divBdr>
                        <w:top w:val="none" w:sz="0" w:space="0" w:color="auto"/>
                        <w:left w:val="none" w:sz="0" w:space="0" w:color="auto"/>
                        <w:bottom w:val="none" w:sz="0" w:space="0" w:color="auto"/>
                        <w:right w:val="none" w:sz="0" w:space="0" w:color="auto"/>
                      </w:divBdr>
                      <w:divsChild>
                        <w:div w:id="1478179748">
                          <w:marLeft w:val="0"/>
                          <w:marRight w:val="0"/>
                          <w:marTop w:val="0"/>
                          <w:marBottom w:val="0"/>
                          <w:divBdr>
                            <w:top w:val="none" w:sz="0" w:space="0" w:color="auto"/>
                            <w:left w:val="none" w:sz="0" w:space="0" w:color="auto"/>
                            <w:bottom w:val="none" w:sz="0" w:space="0" w:color="auto"/>
                            <w:right w:val="none" w:sz="0" w:space="0" w:color="auto"/>
                          </w:divBdr>
                          <w:divsChild>
                            <w:div w:id="1155338517">
                              <w:marLeft w:val="0"/>
                              <w:marRight w:val="0"/>
                              <w:marTop w:val="0"/>
                              <w:marBottom w:val="0"/>
                              <w:divBdr>
                                <w:top w:val="none" w:sz="0" w:space="0" w:color="auto"/>
                                <w:left w:val="none" w:sz="0" w:space="0" w:color="auto"/>
                                <w:bottom w:val="none" w:sz="0" w:space="0" w:color="auto"/>
                                <w:right w:val="none" w:sz="0" w:space="0" w:color="auto"/>
                              </w:divBdr>
                              <w:divsChild>
                                <w:div w:id="108596954">
                                  <w:marLeft w:val="0"/>
                                  <w:marRight w:val="0"/>
                                  <w:marTop w:val="0"/>
                                  <w:marBottom w:val="0"/>
                                  <w:divBdr>
                                    <w:top w:val="none" w:sz="0" w:space="0" w:color="auto"/>
                                    <w:left w:val="none" w:sz="0" w:space="0" w:color="auto"/>
                                    <w:bottom w:val="none" w:sz="0" w:space="0" w:color="auto"/>
                                    <w:right w:val="none" w:sz="0" w:space="0" w:color="auto"/>
                                  </w:divBdr>
                                  <w:divsChild>
                                    <w:div w:id="1787651720">
                                      <w:marLeft w:val="0"/>
                                      <w:marRight w:val="0"/>
                                      <w:marTop w:val="0"/>
                                      <w:marBottom w:val="0"/>
                                      <w:divBdr>
                                        <w:top w:val="none" w:sz="0" w:space="0" w:color="auto"/>
                                        <w:left w:val="none" w:sz="0" w:space="0" w:color="auto"/>
                                        <w:bottom w:val="none" w:sz="0" w:space="0" w:color="auto"/>
                                        <w:right w:val="none" w:sz="0" w:space="0" w:color="auto"/>
                                      </w:divBdr>
                                      <w:divsChild>
                                        <w:div w:id="152376528">
                                          <w:marLeft w:val="0"/>
                                          <w:marRight w:val="0"/>
                                          <w:marTop w:val="0"/>
                                          <w:marBottom w:val="0"/>
                                          <w:divBdr>
                                            <w:top w:val="none" w:sz="0" w:space="0" w:color="auto"/>
                                            <w:left w:val="none" w:sz="0" w:space="0" w:color="auto"/>
                                            <w:bottom w:val="none" w:sz="0" w:space="0" w:color="auto"/>
                                            <w:right w:val="none" w:sz="0" w:space="0" w:color="auto"/>
                                          </w:divBdr>
                                          <w:divsChild>
                                            <w:div w:id="2033217207">
                                              <w:marLeft w:val="0"/>
                                              <w:marRight w:val="0"/>
                                              <w:marTop w:val="0"/>
                                              <w:marBottom w:val="0"/>
                                              <w:divBdr>
                                                <w:top w:val="none" w:sz="0" w:space="0" w:color="auto"/>
                                                <w:left w:val="none" w:sz="0" w:space="0" w:color="auto"/>
                                                <w:bottom w:val="none" w:sz="0" w:space="0" w:color="auto"/>
                                                <w:right w:val="none" w:sz="0" w:space="0" w:color="auto"/>
                                              </w:divBdr>
                                              <w:divsChild>
                                                <w:div w:id="1173765151">
                                                  <w:marLeft w:val="0"/>
                                                  <w:marRight w:val="0"/>
                                                  <w:marTop w:val="0"/>
                                                  <w:marBottom w:val="0"/>
                                                  <w:divBdr>
                                                    <w:top w:val="none" w:sz="0" w:space="0" w:color="auto"/>
                                                    <w:left w:val="none" w:sz="0" w:space="0" w:color="auto"/>
                                                    <w:bottom w:val="none" w:sz="0" w:space="0" w:color="auto"/>
                                                    <w:right w:val="none" w:sz="0" w:space="0" w:color="auto"/>
                                                  </w:divBdr>
                                                  <w:divsChild>
                                                    <w:div w:id="2096320593">
                                                      <w:marLeft w:val="0"/>
                                                      <w:marRight w:val="0"/>
                                                      <w:marTop w:val="0"/>
                                                      <w:marBottom w:val="0"/>
                                                      <w:divBdr>
                                                        <w:top w:val="single" w:sz="6" w:space="0" w:color="ABABAB"/>
                                                        <w:left w:val="single" w:sz="6" w:space="0" w:color="ABABAB"/>
                                                        <w:bottom w:val="none" w:sz="0" w:space="0" w:color="auto"/>
                                                        <w:right w:val="single" w:sz="6" w:space="0" w:color="ABABAB"/>
                                                      </w:divBdr>
                                                      <w:divsChild>
                                                        <w:div w:id="679816875">
                                                          <w:marLeft w:val="0"/>
                                                          <w:marRight w:val="0"/>
                                                          <w:marTop w:val="0"/>
                                                          <w:marBottom w:val="0"/>
                                                          <w:divBdr>
                                                            <w:top w:val="none" w:sz="0" w:space="0" w:color="auto"/>
                                                            <w:left w:val="none" w:sz="0" w:space="0" w:color="auto"/>
                                                            <w:bottom w:val="none" w:sz="0" w:space="0" w:color="auto"/>
                                                            <w:right w:val="none" w:sz="0" w:space="0" w:color="auto"/>
                                                          </w:divBdr>
                                                          <w:divsChild>
                                                            <w:div w:id="652950767">
                                                              <w:marLeft w:val="0"/>
                                                              <w:marRight w:val="0"/>
                                                              <w:marTop w:val="0"/>
                                                              <w:marBottom w:val="0"/>
                                                              <w:divBdr>
                                                                <w:top w:val="none" w:sz="0" w:space="0" w:color="auto"/>
                                                                <w:left w:val="none" w:sz="0" w:space="0" w:color="auto"/>
                                                                <w:bottom w:val="none" w:sz="0" w:space="0" w:color="auto"/>
                                                                <w:right w:val="none" w:sz="0" w:space="0" w:color="auto"/>
                                                              </w:divBdr>
                                                              <w:divsChild>
                                                                <w:div w:id="1067218092">
                                                                  <w:marLeft w:val="0"/>
                                                                  <w:marRight w:val="0"/>
                                                                  <w:marTop w:val="0"/>
                                                                  <w:marBottom w:val="0"/>
                                                                  <w:divBdr>
                                                                    <w:top w:val="none" w:sz="0" w:space="0" w:color="auto"/>
                                                                    <w:left w:val="none" w:sz="0" w:space="0" w:color="auto"/>
                                                                    <w:bottom w:val="none" w:sz="0" w:space="0" w:color="auto"/>
                                                                    <w:right w:val="none" w:sz="0" w:space="0" w:color="auto"/>
                                                                  </w:divBdr>
                                                                  <w:divsChild>
                                                                    <w:div w:id="263462819">
                                                                      <w:marLeft w:val="0"/>
                                                                      <w:marRight w:val="0"/>
                                                                      <w:marTop w:val="0"/>
                                                                      <w:marBottom w:val="0"/>
                                                                      <w:divBdr>
                                                                        <w:top w:val="none" w:sz="0" w:space="0" w:color="auto"/>
                                                                        <w:left w:val="none" w:sz="0" w:space="0" w:color="auto"/>
                                                                        <w:bottom w:val="none" w:sz="0" w:space="0" w:color="auto"/>
                                                                        <w:right w:val="none" w:sz="0" w:space="0" w:color="auto"/>
                                                                      </w:divBdr>
                                                                      <w:divsChild>
                                                                        <w:div w:id="47072434">
                                                                          <w:marLeft w:val="0"/>
                                                                          <w:marRight w:val="0"/>
                                                                          <w:marTop w:val="0"/>
                                                                          <w:marBottom w:val="0"/>
                                                                          <w:divBdr>
                                                                            <w:top w:val="none" w:sz="0" w:space="0" w:color="auto"/>
                                                                            <w:left w:val="none" w:sz="0" w:space="0" w:color="auto"/>
                                                                            <w:bottom w:val="none" w:sz="0" w:space="0" w:color="auto"/>
                                                                            <w:right w:val="none" w:sz="0" w:space="0" w:color="auto"/>
                                                                          </w:divBdr>
                                                                          <w:divsChild>
                                                                            <w:div w:id="712384601">
                                                                              <w:marLeft w:val="0"/>
                                                                              <w:marRight w:val="0"/>
                                                                              <w:marTop w:val="0"/>
                                                                              <w:marBottom w:val="0"/>
                                                                              <w:divBdr>
                                                                                <w:top w:val="none" w:sz="0" w:space="0" w:color="auto"/>
                                                                                <w:left w:val="none" w:sz="0" w:space="0" w:color="auto"/>
                                                                                <w:bottom w:val="none" w:sz="0" w:space="0" w:color="auto"/>
                                                                                <w:right w:val="none" w:sz="0" w:space="0" w:color="auto"/>
                                                                              </w:divBdr>
                                                                              <w:divsChild>
                                                                                <w:div w:id="1121386763">
                                                                                  <w:marLeft w:val="0"/>
                                                                                  <w:marRight w:val="0"/>
                                                                                  <w:marTop w:val="0"/>
                                                                                  <w:marBottom w:val="0"/>
                                                                                  <w:divBdr>
                                                                                    <w:top w:val="none" w:sz="0" w:space="0" w:color="auto"/>
                                                                                    <w:left w:val="none" w:sz="0" w:space="0" w:color="auto"/>
                                                                                    <w:bottom w:val="none" w:sz="0" w:space="0" w:color="auto"/>
                                                                                    <w:right w:val="none" w:sz="0" w:space="0" w:color="auto"/>
                                                                                  </w:divBdr>
                                                                                </w:div>
                                                                                <w:div w:id="2058888592">
                                                                                  <w:marLeft w:val="0"/>
                                                                                  <w:marRight w:val="0"/>
                                                                                  <w:marTop w:val="0"/>
                                                                                  <w:marBottom w:val="0"/>
                                                                                  <w:divBdr>
                                                                                    <w:top w:val="none" w:sz="0" w:space="0" w:color="auto"/>
                                                                                    <w:left w:val="none" w:sz="0" w:space="0" w:color="auto"/>
                                                                                    <w:bottom w:val="none" w:sz="0" w:space="0" w:color="auto"/>
                                                                                    <w:right w:val="none" w:sz="0" w:space="0" w:color="auto"/>
                                                                                  </w:divBdr>
                                                                                  <w:divsChild>
                                                                                    <w:div w:id="660472692">
                                                                                      <w:marLeft w:val="-75"/>
                                                                                      <w:marRight w:val="0"/>
                                                                                      <w:marTop w:val="30"/>
                                                                                      <w:marBottom w:val="30"/>
                                                                                      <w:divBdr>
                                                                                        <w:top w:val="none" w:sz="0" w:space="0" w:color="auto"/>
                                                                                        <w:left w:val="none" w:sz="0" w:space="0" w:color="auto"/>
                                                                                        <w:bottom w:val="none" w:sz="0" w:space="0" w:color="auto"/>
                                                                                        <w:right w:val="none" w:sz="0" w:space="0" w:color="auto"/>
                                                                                      </w:divBdr>
                                                                                      <w:divsChild>
                                                                                        <w:div w:id="680353238">
                                                                                          <w:marLeft w:val="0"/>
                                                                                          <w:marRight w:val="0"/>
                                                                                          <w:marTop w:val="0"/>
                                                                                          <w:marBottom w:val="0"/>
                                                                                          <w:divBdr>
                                                                                            <w:top w:val="none" w:sz="0" w:space="0" w:color="auto"/>
                                                                                            <w:left w:val="none" w:sz="0" w:space="0" w:color="auto"/>
                                                                                            <w:bottom w:val="none" w:sz="0" w:space="0" w:color="auto"/>
                                                                                            <w:right w:val="none" w:sz="0" w:space="0" w:color="auto"/>
                                                                                          </w:divBdr>
                                                                                          <w:divsChild>
                                                                                            <w:div w:id="8875981">
                                                                                              <w:marLeft w:val="0"/>
                                                                                              <w:marRight w:val="0"/>
                                                                                              <w:marTop w:val="0"/>
                                                                                              <w:marBottom w:val="0"/>
                                                                                              <w:divBdr>
                                                                                                <w:top w:val="none" w:sz="0" w:space="0" w:color="auto"/>
                                                                                                <w:left w:val="none" w:sz="0" w:space="0" w:color="auto"/>
                                                                                                <w:bottom w:val="none" w:sz="0" w:space="0" w:color="auto"/>
                                                                                                <w:right w:val="none" w:sz="0" w:space="0" w:color="auto"/>
                                                                                              </w:divBdr>
                                                                                            </w:div>
                                                                                          </w:divsChild>
                                                                                        </w:div>
                                                                                        <w:div w:id="1344091536">
                                                                                          <w:marLeft w:val="0"/>
                                                                                          <w:marRight w:val="0"/>
                                                                                          <w:marTop w:val="0"/>
                                                                                          <w:marBottom w:val="0"/>
                                                                                          <w:divBdr>
                                                                                            <w:top w:val="none" w:sz="0" w:space="0" w:color="auto"/>
                                                                                            <w:left w:val="none" w:sz="0" w:space="0" w:color="auto"/>
                                                                                            <w:bottom w:val="none" w:sz="0" w:space="0" w:color="auto"/>
                                                                                            <w:right w:val="none" w:sz="0" w:space="0" w:color="auto"/>
                                                                                          </w:divBdr>
                                                                                          <w:divsChild>
                                                                                            <w:div w:id="1907955275">
                                                                                              <w:marLeft w:val="0"/>
                                                                                              <w:marRight w:val="0"/>
                                                                                              <w:marTop w:val="0"/>
                                                                                              <w:marBottom w:val="0"/>
                                                                                              <w:divBdr>
                                                                                                <w:top w:val="none" w:sz="0" w:space="0" w:color="auto"/>
                                                                                                <w:left w:val="none" w:sz="0" w:space="0" w:color="auto"/>
                                                                                                <w:bottom w:val="none" w:sz="0" w:space="0" w:color="auto"/>
                                                                                                <w:right w:val="none" w:sz="0" w:space="0" w:color="auto"/>
                                                                                              </w:divBdr>
                                                                                            </w:div>
                                                                                          </w:divsChild>
                                                                                        </w:div>
                                                                                        <w:div w:id="1729764351">
                                                                                          <w:marLeft w:val="0"/>
                                                                                          <w:marRight w:val="0"/>
                                                                                          <w:marTop w:val="0"/>
                                                                                          <w:marBottom w:val="0"/>
                                                                                          <w:divBdr>
                                                                                            <w:top w:val="none" w:sz="0" w:space="0" w:color="auto"/>
                                                                                            <w:left w:val="none" w:sz="0" w:space="0" w:color="auto"/>
                                                                                            <w:bottom w:val="none" w:sz="0" w:space="0" w:color="auto"/>
                                                                                            <w:right w:val="none" w:sz="0" w:space="0" w:color="auto"/>
                                                                                          </w:divBdr>
                                                                                          <w:divsChild>
                                                                                            <w:div w:id="2119913430">
                                                                                              <w:marLeft w:val="0"/>
                                                                                              <w:marRight w:val="0"/>
                                                                                              <w:marTop w:val="0"/>
                                                                                              <w:marBottom w:val="0"/>
                                                                                              <w:divBdr>
                                                                                                <w:top w:val="none" w:sz="0" w:space="0" w:color="auto"/>
                                                                                                <w:left w:val="none" w:sz="0" w:space="0" w:color="auto"/>
                                                                                                <w:bottom w:val="none" w:sz="0" w:space="0" w:color="auto"/>
                                                                                                <w:right w:val="none" w:sz="0" w:space="0" w:color="auto"/>
                                                                                              </w:divBdr>
                                                                                            </w:div>
                                                                                          </w:divsChild>
                                                                                        </w:div>
                                                                                        <w:div w:id="824976836">
                                                                                          <w:marLeft w:val="0"/>
                                                                                          <w:marRight w:val="0"/>
                                                                                          <w:marTop w:val="0"/>
                                                                                          <w:marBottom w:val="0"/>
                                                                                          <w:divBdr>
                                                                                            <w:top w:val="none" w:sz="0" w:space="0" w:color="auto"/>
                                                                                            <w:left w:val="none" w:sz="0" w:space="0" w:color="auto"/>
                                                                                            <w:bottom w:val="none" w:sz="0" w:space="0" w:color="auto"/>
                                                                                            <w:right w:val="none" w:sz="0" w:space="0" w:color="auto"/>
                                                                                          </w:divBdr>
                                                                                          <w:divsChild>
                                                                                            <w:div w:id="608589668">
                                                                                              <w:marLeft w:val="0"/>
                                                                                              <w:marRight w:val="0"/>
                                                                                              <w:marTop w:val="0"/>
                                                                                              <w:marBottom w:val="0"/>
                                                                                              <w:divBdr>
                                                                                                <w:top w:val="none" w:sz="0" w:space="0" w:color="auto"/>
                                                                                                <w:left w:val="none" w:sz="0" w:space="0" w:color="auto"/>
                                                                                                <w:bottom w:val="none" w:sz="0" w:space="0" w:color="auto"/>
                                                                                                <w:right w:val="none" w:sz="0" w:space="0" w:color="auto"/>
                                                                                              </w:divBdr>
                                                                                            </w:div>
                                                                                          </w:divsChild>
                                                                                        </w:div>
                                                                                        <w:div w:id="171530702">
                                                                                          <w:marLeft w:val="0"/>
                                                                                          <w:marRight w:val="0"/>
                                                                                          <w:marTop w:val="0"/>
                                                                                          <w:marBottom w:val="0"/>
                                                                                          <w:divBdr>
                                                                                            <w:top w:val="none" w:sz="0" w:space="0" w:color="auto"/>
                                                                                            <w:left w:val="none" w:sz="0" w:space="0" w:color="auto"/>
                                                                                            <w:bottom w:val="none" w:sz="0" w:space="0" w:color="auto"/>
                                                                                            <w:right w:val="none" w:sz="0" w:space="0" w:color="auto"/>
                                                                                          </w:divBdr>
                                                                                          <w:divsChild>
                                                                                            <w:div w:id="1637173827">
                                                                                              <w:marLeft w:val="0"/>
                                                                                              <w:marRight w:val="0"/>
                                                                                              <w:marTop w:val="0"/>
                                                                                              <w:marBottom w:val="0"/>
                                                                                              <w:divBdr>
                                                                                                <w:top w:val="none" w:sz="0" w:space="0" w:color="auto"/>
                                                                                                <w:left w:val="none" w:sz="0" w:space="0" w:color="auto"/>
                                                                                                <w:bottom w:val="none" w:sz="0" w:space="0" w:color="auto"/>
                                                                                                <w:right w:val="none" w:sz="0" w:space="0" w:color="auto"/>
                                                                                              </w:divBdr>
                                                                                            </w:div>
                                                                                          </w:divsChild>
                                                                                        </w:div>
                                                                                        <w:div w:id="889658887">
                                                                                          <w:marLeft w:val="0"/>
                                                                                          <w:marRight w:val="0"/>
                                                                                          <w:marTop w:val="0"/>
                                                                                          <w:marBottom w:val="0"/>
                                                                                          <w:divBdr>
                                                                                            <w:top w:val="none" w:sz="0" w:space="0" w:color="auto"/>
                                                                                            <w:left w:val="none" w:sz="0" w:space="0" w:color="auto"/>
                                                                                            <w:bottom w:val="none" w:sz="0" w:space="0" w:color="auto"/>
                                                                                            <w:right w:val="none" w:sz="0" w:space="0" w:color="auto"/>
                                                                                          </w:divBdr>
                                                                                          <w:divsChild>
                                                                                            <w:div w:id="1615791553">
                                                                                              <w:marLeft w:val="0"/>
                                                                                              <w:marRight w:val="0"/>
                                                                                              <w:marTop w:val="0"/>
                                                                                              <w:marBottom w:val="0"/>
                                                                                              <w:divBdr>
                                                                                                <w:top w:val="none" w:sz="0" w:space="0" w:color="auto"/>
                                                                                                <w:left w:val="none" w:sz="0" w:space="0" w:color="auto"/>
                                                                                                <w:bottom w:val="none" w:sz="0" w:space="0" w:color="auto"/>
                                                                                                <w:right w:val="none" w:sz="0" w:space="0" w:color="auto"/>
                                                                                              </w:divBdr>
                                                                                            </w:div>
                                                                                          </w:divsChild>
                                                                                        </w:div>
                                                                                        <w:div w:id="1319074774">
                                                                                          <w:marLeft w:val="0"/>
                                                                                          <w:marRight w:val="0"/>
                                                                                          <w:marTop w:val="0"/>
                                                                                          <w:marBottom w:val="0"/>
                                                                                          <w:divBdr>
                                                                                            <w:top w:val="none" w:sz="0" w:space="0" w:color="auto"/>
                                                                                            <w:left w:val="none" w:sz="0" w:space="0" w:color="auto"/>
                                                                                            <w:bottom w:val="none" w:sz="0" w:space="0" w:color="auto"/>
                                                                                            <w:right w:val="none" w:sz="0" w:space="0" w:color="auto"/>
                                                                                          </w:divBdr>
                                                                                          <w:divsChild>
                                                                                            <w:div w:id="251669542">
                                                                                              <w:marLeft w:val="0"/>
                                                                                              <w:marRight w:val="0"/>
                                                                                              <w:marTop w:val="0"/>
                                                                                              <w:marBottom w:val="0"/>
                                                                                              <w:divBdr>
                                                                                                <w:top w:val="none" w:sz="0" w:space="0" w:color="auto"/>
                                                                                                <w:left w:val="none" w:sz="0" w:space="0" w:color="auto"/>
                                                                                                <w:bottom w:val="none" w:sz="0" w:space="0" w:color="auto"/>
                                                                                                <w:right w:val="none" w:sz="0" w:space="0" w:color="auto"/>
                                                                                              </w:divBdr>
                                                                                            </w:div>
                                                                                          </w:divsChild>
                                                                                        </w:div>
                                                                                        <w:div w:id="270937102">
                                                                                          <w:marLeft w:val="0"/>
                                                                                          <w:marRight w:val="0"/>
                                                                                          <w:marTop w:val="0"/>
                                                                                          <w:marBottom w:val="0"/>
                                                                                          <w:divBdr>
                                                                                            <w:top w:val="none" w:sz="0" w:space="0" w:color="auto"/>
                                                                                            <w:left w:val="none" w:sz="0" w:space="0" w:color="auto"/>
                                                                                            <w:bottom w:val="none" w:sz="0" w:space="0" w:color="auto"/>
                                                                                            <w:right w:val="none" w:sz="0" w:space="0" w:color="auto"/>
                                                                                          </w:divBdr>
                                                                                          <w:divsChild>
                                                                                            <w:div w:id="1905607828">
                                                                                              <w:marLeft w:val="0"/>
                                                                                              <w:marRight w:val="0"/>
                                                                                              <w:marTop w:val="0"/>
                                                                                              <w:marBottom w:val="0"/>
                                                                                              <w:divBdr>
                                                                                                <w:top w:val="none" w:sz="0" w:space="0" w:color="auto"/>
                                                                                                <w:left w:val="none" w:sz="0" w:space="0" w:color="auto"/>
                                                                                                <w:bottom w:val="none" w:sz="0" w:space="0" w:color="auto"/>
                                                                                                <w:right w:val="none" w:sz="0" w:space="0" w:color="auto"/>
                                                                                              </w:divBdr>
                                                                                            </w:div>
                                                                                          </w:divsChild>
                                                                                        </w:div>
                                                                                        <w:div w:id="1039553131">
                                                                                          <w:marLeft w:val="0"/>
                                                                                          <w:marRight w:val="0"/>
                                                                                          <w:marTop w:val="0"/>
                                                                                          <w:marBottom w:val="0"/>
                                                                                          <w:divBdr>
                                                                                            <w:top w:val="none" w:sz="0" w:space="0" w:color="auto"/>
                                                                                            <w:left w:val="none" w:sz="0" w:space="0" w:color="auto"/>
                                                                                            <w:bottom w:val="none" w:sz="0" w:space="0" w:color="auto"/>
                                                                                            <w:right w:val="none" w:sz="0" w:space="0" w:color="auto"/>
                                                                                          </w:divBdr>
                                                                                          <w:divsChild>
                                                                                            <w:div w:id="632711560">
                                                                                              <w:marLeft w:val="0"/>
                                                                                              <w:marRight w:val="0"/>
                                                                                              <w:marTop w:val="0"/>
                                                                                              <w:marBottom w:val="0"/>
                                                                                              <w:divBdr>
                                                                                                <w:top w:val="none" w:sz="0" w:space="0" w:color="auto"/>
                                                                                                <w:left w:val="none" w:sz="0" w:space="0" w:color="auto"/>
                                                                                                <w:bottom w:val="none" w:sz="0" w:space="0" w:color="auto"/>
                                                                                                <w:right w:val="none" w:sz="0" w:space="0" w:color="auto"/>
                                                                                              </w:divBdr>
                                                                                            </w:div>
                                                                                          </w:divsChild>
                                                                                        </w:div>
                                                                                        <w:div w:id="1061826334">
                                                                                          <w:marLeft w:val="0"/>
                                                                                          <w:marRight w:val="0"/>
                                                                                          <w:marTop w:val="0"/>
                                                                                          <w:marBottom w:val="0"/>
                                                                                          <w:divBdr>
                                                                                            <w:top w:val="none" w:sz="0" w:space="0" w:color="auto"/>
                                                                                            <w:left w:val="none" w:sz="0" w:space="0" w:color="auto"/>
                                                                                            <w:bottom w:val="none" w:sz="0" w:space="0" w:color="auto"/>
                                                                                            <w:right w:val="none" w:sz="0" w:space="0" w:color="auto"/>
                                                                                          </w:divBdr>
                                                                                          <w:divsChild>
                                                                                            <w:div w:id="1889490848">
                                                                                              <w:marLeft w:val="0"/>
                                                                                              <w:marRight w:val="0"/>
                                                                                              <w:marTop w:val="0"/>
                                                                                              <w:marBottom w:val="0"/>
                                                                                              <w:divBdr>
                                                                                                <w:top w:val="none" w:sz="0" w:space="0" w:color="auto"/>
                                                                                                <w:left w:val="none" w:sz="0" w:space="0" w:color="auto"/>
                                                                                                <w:bottom w:val="none" w:sz="0" w:space="0" w:color="auto"/>
                                                                                                <w:right w:val="none" w:sz="0" w:space="0" w:color="auto"/>
                                                                                              </w:divBdr>
                                                                                            </w:div>
                                                                                          </w:divsChild>
                                                                                        </w:div>
                                                                                        <w:div w:id="1466896508">
                                                                                          <w:marLeft w:val="0"/>
                                                                                          <w:marRight w:val="0"/>
                                                                                          <w:marTop w:val="0"/>
                                                                                          <w:marBottom w:val="0"/>
                                                                                          <w:divBdr>
                                                                                            <w:top w:val="none" w:sz="0" w:space="0" w:color="auto"/>
                                                                                            <w:left w:val="none" w:sz="0" w:space="0" w:color="auto"/>
                                                                                            <w:bottom w:val="none" w:sz="0" w:space="0" w:color="auto"/>
                                                                                            <w:right w:val="none" w:sz="0" w:space="0" w:color="auto"/>
                                                                                          </w:divBdr>
                                                                                          <w:divsChild>
                                                                                            <w:div w:id="792023238">
                                                                                              <w:marLeft w:val="0"/>
                                                                                              <w:marRight w:val="0"/>
                                                                                              <w:marTop w:val="0"/>
                                                                                              <w:marBottom w:val="0"/>
                                                                                              <w:divBdr>
                                                                                                <w:top w:val="none" w:sz="0" w:space="0" w:color="auto"/>
                                                                                                <w:left w:val="none" w:sz="0" w:space="0" w:color="auto"/>
                                                                                                <w:bottom w:val="none" w:sz="0" w:space="0" w:color="auto"/>
                                                                                                <w:right w:val="none" w:sz="0" w:space="0" w:color="auto"/>
                                                                                              </w:divBdr>
                                                                                            </w:div>
                                                                                          </w:divsChild>
                                                                                        </w:div>
                                                                                        <w:div w:id="11273696">
                                                                                          <w:marLeft w:val="0"/>
                                                                                          <w:marRight w:val="0"/>
                                                                                          <w:marTop w:val="0"/>
                                                                                          <w:marBottom w:val="0"/>
                                                                                          <w:divBdr>
                                                                                            <w:top w:val="none" w:sz="0" w:space="0" w:color="auto"/>
                                                                                            <w:left w:val="none" w:sz="0" w:space="0" w:color="auto"/>
                                                                                            <w:bottom w:val="none" w:sz="0" w:space="0" w:color="auto"/>
                                                                                            <w:right w:val="none" w:sz="0" w:space="0" w:color="auto"/>
                                                                                          </w:divBdr>
                                                                                          <w:divsChild>
                                                                                            <w:div w:id="2067334428">
                                                                                              <w:marLeft w:val="0"/>
                                                                                              <w:marRight w:val="0"/>
                                                                                              <w:marTop w:val="0"/>
                                                                                              <w:marBottom w:val="0"/>
                                                                                              <w:divBdr>
                                                                                                <w:top w:val="none" w:sz="0" w:space="0" w:color="auto"/>
                                                                                                <w:left w:val="none" w:sz="0" w:space="0" w:color="auto"/>
                                                                                                <w:bottom w:val="none" w:sz="0" w:space="0" w:color="auto"/>
                                                                                                <w:right w:val="none" w:sz="0" w:space="0" w:color="auto"/>
                                                                                              </w:divBdr>
                                                                                            </w:div>
                                                                                          </w:divsChild>
                                                                                        </w:div>
                                                                                        <w:div w:id="1769108792">
                                                                                          <w:marLeft w:val="0"/>
                                                                                          <w:marRight w:val="0"/>
                                                                                          <w:marTop w:val="0"/>
                                                                                          <w:marBottom w:val="0"/>
                                                                                          <w:divBdr>
                                                                                            <w:top w:val="none" w:sz="0" w:space="0" w:color="auto"/>
                                                                                            <w:left w:val="none" w:sz="0" w:space="0" w:color="auto"/>
                                                                                            <w:bottom w:val="none" w:sz="0" w:space="0" w:color="auto"/>
                                                                                            <w:right w:val="none" w:sz="0" w:space="0" w:color="auto"/>
                                                                                          </w:divBdr>
                                                                                          <w:divsChild>
                                                                                            <w:div w:id="1867715932">
                                                                                              <w:marLeft w:val="0"/>
                                                                                              <w:marRight w:val="0"/>
                                                                                              <w:marTop w:val="0"/>
                                                                                              <w:marBottom w:val="0"/>
                                                                                              <w:divBdr>
                                                                                                <w:top w:val="none" w:sz="0" w:space="0" w:color="auto"/>
                                                                                                <w:left w:val="none" w:sz="0" w:space="0" w:color="auto"/>
                                                                                                <w:bottom w:val="none" w:sz="0" w:space="0" w:color="auto"/>
                                                                                                <w:right w:val="none" w:sz="0" w:space="0" w:color="auto"/>
                                                                                              </w:divBdr>
                                                                                            </w:div>
                                                                                          </w:divsChild>
                                                                                        </w:div>
                                                                                        <w:div w:id="2060979733">
                                                                                          <w:marLeft w:val="0"/>
                                                                                          <w:marRight w:val="0"/>
                                                                                          <w:marTop w:val="0"/>
                                                                                          <w:marBottom w:val="0"/>
                                                                                          <w:divBdr>
                                                                                            <w:top w:val="none" w:sz="0" w:space="0" w:color="auto"/>
                                                                                            <w:left w:val="none" w:sz="0" w:space="0" w:color="auto"/>
                                                                                            <w:bottom w:val="none" w:sz="0" w:space="0" w:color="auto"/>
                                                                                            <w:right w:val="none" w:sz="0" w:space="0" w:color="auto"/>
                                                                                          </w:divBdr>
                                                                                          <w:divsChild>
                                                                                            <w:div w:id="296574689">
                                                                                              <w:marLeft w:val="0"/>
                                                                                              <w:marRight w:val="0"/>
                                                                                              <w:marTop w:val="0"/>
                                                                                              <w:marBottom w:val="0"/>
                                                                                              <w:divBdr>
                                                                                                <w:top w:val="none" w:sz="0" w:space="0" w:color="auto"/>
                                                                                                <w:left w:val="none" w:sz="0" w:space="0" w:color="auto"/>
                                                                                                <w:bottom w:val="none" w:sz="0" w:space="0" w:color="auto"/>
                                                                                                <w:right w:val="none" w:sz="0" w:space="0" w:color="auto"/>
                                                                                              </w:divBdr>
                                                                                            </w:div>
                                                                                            <w:div w:id="1975745121">
                                                                                              <w:marLeft w:val="0"/>
                                                                                              <w:marRight w:val="0"/>
                                                                                              <w:marTop w:val="0"/>
                                                                                              <w:marBottom w:val="0"/>
                                                                                              <w:divBdr>
                                                                                                <w:top w:val="none" w:sz="0" w:space="0" w:color="auto"/>
                                                                                                <w:left w:val="none" w:sz="0" w:space="0" w:color="auto"/>
                                                                                                <w:bottom w:val="none" w:sz="0" w:space="0" w:color="auto"/>
                                                                                                <w:right w:val="none" w:sz="0" w:space="0" w:color="auto"/>
                                                                                              </w:divBdr>
                                                                                            </w:div>
                                                                                            <w:div w:id="286007101">
                                                                                              <w:marLeft w:val="0"/>
                                                                                              <w:marRight w:val="0"/>
                                                                                              <w:marTop w:val="0"/>
                                                                                              <w:marBottom w:val="0"/>
                                                                                              <w:divBdr>
                                                                                                <w:top w:val="none" w:sz="0" w:space="0" w:color="auto"/>
                                                                                                <w:left w:val="none" w:sz="0" w:space="0" w:color="auto"/>
                                                                                                <w:bottom w:val="none" w:sz="0" w:space="0" w:color="auto"/>
                                                                                                <w:right w:val="none" w:sz="0" w:space="0" w:color="auto"/>
                                                                                              </w:divBdr>
                                                                                            </w:div>
                                                                                          </w:divsChild>
                                                                                        </w:div>
                                                                                        <w:div w:id="714738067">
                                                                                          <w:marLeft w:val="0"/>
                                                                                          <w:marRight w:val="0"/>
                                                                                          <w:marTop w:val="0"/>
                                                                                          <w:marBottom w:val="0"/>
                                                                                          <w:divBdr>
                                                                                            <w:top w:val="none" w:sz="0" w:space="0" w:color="auto"/>
                                                                                            <w:left w:val="none" w:sz="0" w:space="0" w:color="auto"/>
                                                                                            <w:bottom w:val="none" w:sz="0" w:space="0" w:color="auto"/>
                                                                                            <w:right w:val="none" w:sz="0" w:space="0" w:color="auto"/>
                                                                                          </w:divBdr>
                                                                                          <w:divsChild>
                                                                                            <w:div w:id="1274245092">
                                                                                              <w:marLeft w:val="0"/>
                                                                                              <w:marRight w:val="0"/>
                                                                                              <w:marTop w:val="0"/>
                                                                                              <w:marBottom w:val="0"/>
                                                                                              <w:divBdr>
                                                                                                <w:top w:val="none" w:sz="0" w:space="0" w:color="auto"/>
                                                                                                <w:left w:val="none" w:sz="0" w:space="0" w:color="auto"/>
                                                                                                <w:bottom w:val="none" w:sz="0" w:space="0" w:color="auto"/>
                                                                                                <w:right w:val="none" w:sz="0" w:space="0" w:color="auto"/>
                                                                                              </w:divBdr>
                                                                                            </w:div>
                                                                                          </w:divsChild>
                                                                                        </w:div>
                                                                                        <w:div w:id="2125417515">
                                                                                          <w:marLeft w:val="0"/>
                                                                                          <w:marRight w:val="0"/>
                                                                                          <w:marTop w:val="0"/>
                                                                                          <w:marBottom w:val="0"/>
                                                                                          <w:divBdr>
                                                                                            <w:top w:val="none" w:sz="0" w:space="0" w:color="auto"/>
                                                                                            <w:left w:val="none" w:sz="0" w:space="0" w:color="auto"/>
                                                                                            <w:bottom w:val="none" w:sz="0" w:space="0" w:color="auto"/>
                                                                                            <w:right w:val="none" w:sz="0" w:space="0" w:color="auto"/>
                                                                                          </w:divBdr>
                                                                                          <w:divsChild>
                                                                                            <w:div w:id="16819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763578">
                                                                                  <w:marLeft w:val="0"/>
                                                                                  <w:marRight w:val="0"/>
                                                                                  <w:marTop w:val="0"/>
                                                                                  <w:marBottom w:val="0"/>
                                                                                  <w:divBdr>
                                                                                    <w:top w:val="none" w:sz="0" w:space="0" w:color="auto"/>
                                                                                    <w:left w:val="none" w:sz="0" w:space="0" w:color="auto"/>
                                                                                    <w:bottom w:val="none" w:sz="0" w:space="0" w:color="auto"/>
                                                                                    <w:right w:val="none" w:sz="0" w:space="0" w:color="auto"/>
                                                                                  </w:divBdr>
                                                                                </w:div>
                                                                                <w:div w:id="1909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9081841">
      <w:bodyDiv w:val="1"/>
      <w:marLeft w:val="0"/>
      <w:marRight w:val="0"/>
      <w:marTop w:val="0"/>
      <w:marBottom w:val="0"/>
      <w:divBdr>
        <w:top w:val="none" w:sz="0" w:space="0" w:color="auto"/>
        <w:left w:val="none" w:sz="0" w:space="0" w:color="auto"/>
        <w:bottom w:val="none" w:sz="0" w:space="0" w:color="auto"/>
        <w:right w:val="none" w:sz="0" w:space="0" w:color="auto"/>
      </w:divBdr>
      <w:divsChild>
        <w:div w:id="944733006">
          <w:marLeft w:val="0"/>
          <w:marRight w:val="0"/>
          <w:marTop w:val="0"/>
          <w:marBottom w:val="0"/>
          <w:divBdr>
            <w:top w:val="none" w:sz="0" w:space="0" w:color="auto"/>
            <w:left w:val="none" w:sz="0" w:space="0" w:color="auto"/>
            <w:bottom w:val="none" w:sz="0" w:space="0" w:color="auto"/>
            <w:right w:val="none" w:sz="0" w:space="0" w:color="auto"/>
          </w:divBdr>
          <w:divsChild>
            <w:div w:id="1733239241">
              <w:marLeft w:val="0"/>
              <w:marRight w:val="0"/>
              <w:marTop w:val="0"/>
              <w:marBottom w:val="0"/>
              <w:divBdr>
                <w:top w:val="none" w:sz="0" w:space="0" w:color="auto"/>
                <w:left w:val="none" w:sz="0" w:space="0" w:color="auto"/>
                <w:bottom w:val="none" w:sz="0" w:space="0" w:color="auto"/>
                <w:right w:val="none" w:sz="0" w:space="0" w:color="auto"/>
              </w:divBdr>
              <w:divsChild>
                <w:div w:id="1004167898">
                  <w:marLeft w:val="0"/>
                  <w:marRight w:val="0"/>
                  <w:marTop w:val="0"/>
                  <w:marBottom w:val="0"/>
                  <w:divBdr>
                    <w:top w:val="none" w:sz="0" w:space="0" w:color="auto"/>
                    <w:left w:val="none" w:sz="0" w:space="0" w:color="auto"/>
                    <w:bottom w:val="none" w:sz="0" w:space="0" w:color="auto"/>
                    <w:right w:val="none" w:sz="0" w:space="0" w:color="auto"/>
                  </w:divBdr>
                  <w:divsChild>
                    <w:div w:id="452528694">
                      <w:marLeft w:val="0"/>
                      <w:marRight w:val="0"/>
                      <w:marTop w:val="0"/>
                      <w:marBottom w:val="0"/>
                      <w:divBdr>
                        <w:top w:val="none" w:sz="0" w:space="0" w:color="auto"/>
                        <w:left w:val="none" w:sz="0" w:space="0" w:color="auto"/>
                        <w:bottom w:val="none" w:sz="0" w:space="0" w:color="auto"/>
                        <w:right w:val="none" w:sz="0" w:space="0" w:color="auto"/>
                      </w:divBdr>
                      <w:divsChild>
                        <w:div w:id="1755737386">
                          <w:marLeft w:val="0"/>
                          <w:marRight w:val="0"/>
                          <w:marTop w:val="0"/>
                          <w:marBottom w:val="0"/>
                          <w:divBdr>
                            <w:top w:val="none" w:sz="0" w:space="0" w:color="auto"/>
                            <w:left w:val="none" w:sz="0" w:space="0" w:color="auto"/>
                            <w:bottom w:val="none" w:sz="0" w:space="0" w:color="auto"/>
                            <w:right w:val="none" w:sz="0" w:space="0" w:color="auto"/>
                          </w:divBdr>
                          <w:divsChild>
                            <w:div w:id="1013386620">
                              <w:marLeft w:val="0"/>
                              <w:marRight w:val="0"/>
                              <w:marTop w:val="0"/>
                              <w:marBottom w:val="0"/>
                              <w:divBdr>
                                <w:top w:val="none" w:sz="0" w:space="0" w:color="auto"/>
                                <w:left w:val="none" w:sz="0" w:space="0" w:color="auto"/>
                                <w:bottom w:val="none" w:sz="0" w:space="0" w:color="auto"/>
                                <w:right w:val="none" w:sz="0" w:space="0" w:color="auto"/>
                              </w:divBdr>
                              <w:divsChild>
                                <w:div w:id="519583369">
                                  <w:marLeft w:val="0"/>
                                  <w:marRight w:val="0"/>
                                  <w:marTop w:val="0"/>
                                  <w:marBottom w:val="0"/>
                                  <w:divBdr>
                                    <w:top w:val="none" w:sz="0" w:space="0" w:color="auto"/>
                                    <w:left w:val="none" w:sz="0" w:space="0" w:color="auto"/>
                                    <w:bottom w:val="none" w:sz="0" w:space="0" w:color="auto"/>
                                    <w:right w:val="none" w:sz="0" w:space="0" w:color="auto"/>
                                  </w:divBdr>
                                  <w:divsChild>
                                    <w:div w:id="1340041855">
                                      <w:marLeft w:val="0"/>
                                      <w:marRight w:val="0"/>
                                      <w:marTop w:val="0"/>
                                      <w:marBottom w:val="0"/>
                                      <w:divBdr>
                                        <w:top w:val="none" w:sz="0" w:space="0" w:color="auto"/>
                                        <w:left w:val="none" w:sz="0" w:space="0" w:color="auto"/>
                                        <w:bottom w:val="none" w:sz="0" w:space="0" w:color="auto"/>
                                        <w:right w:val="none" w:sz="0" w:space="0" w:color="auto"/>
                                      </w:divBdr>
                                      <w:divsChild>
                                        <w:div w:id="1252742309">
                                          <w:marLeft w:val="0"/>
                                          <w:marRight w:val="0"/>
                                          <w:marTop w:val="0"/>
                                          <w:marBottom w:val="0"/>
                                          <w:divBdr>
                                            <w:top w:val="none" w:sz="0" w:space="0" w:color="auto"/>
                                            <w:left w:val="none" w:sz="0" w:space="0" w:color="auto"/>
                                            <w:bottom w:val="none" w:sz="0" w:space="0" w:color="auto"/>
                                            <w:right w:val="none" w:sz="0" w:space="0" w:color="auto"/>
                                          </w:divBdr>
                                          <w:divsChild>
                                            <w:div w:id="192615400">
                                              <w:marLeft w:val="0"/>
                                              <w:marRight w:val="0"/>
                                              <w:marTop w:val="0"/>
                                              <w:marBottom w:val="0"/>
                                              <w:divBdr>
                                                <w:top w:val="none" w:sz="0" w:space="0" w:color="auto"/>
                                                <w:left w:val="none" w:sz="0" w:space="0" w:color="auto"/>
                                                <w:bottom w:val="none" w:sz="0" w:space="0" w:color="auto"/>
                                                <w:right w:val="none" w:sz="0" w:space="0" w:color="auto"/>
                                              </w:divBdr>
                                              <w:divsChild>
                                                <w:div w:id="1496917649">
                                                  <w:marLeft w:val="0"/>
                                                  <w:marRight w:val="0"/>
                                                  <w:marTop w:val="0"/>
                                                  <w:marBottom w:val="0"/>
                                                  <w:divBdr>
                                                    <w:top w:val="none" w:sz="0" w:space="0" w:color="auto"/>
                                                    <w:left w:val="none" w:sz="0" w:space="0" w:color="auto"/>
                                                    <w:bottom w:val="none" w:sz="0" w:space="0" w:color="auto"/>
                                                    <w:right w:val="none" w:sz="0" w:space="0" w:color="auto"/>
                                                  </w:divBdr>
                                                  <w:divsChild>
                                                    <w:div w:id="1939286011">
                                                      <w:marLeft w:val="0"/>
                                                      <w:marRight w:val="0"/>
                                                      <w:marTop w:val="0"/>
                                                      <w:marBottom w:val="0"/>
                                                      <w:divBdr>
                                                        <w:top w:val="single" w:sz="6" w:space="0" w:color="ABABAB"/>
                                                        <w:left w:val="single" w:sz="6" w:space="0" w:color="ABABAB"/>
                                                        <w:bottom w:val="none" w:sz="0" w:space="0" w:color="auto"/>
                                                        <w:right w:val="single" w:sz="6" w:space="0" w:color="ABABAB"/>
                                                      </w:divBdr>
                                                      <w:divsChild>
                                                        <w:div w:id="1025473648">
                                                          <w:marLeft w:val="0"/>
                                                          <w:marRight w:val="0"/>
                                                          <w:marTop w:val="0"/>
                                                          <w:marBottom w:val="0"/>
                                                          <w:divBdr>
                                                            <w:top w:val="none" w:sz="0" w:space="0" w:color="auto"/>
                                                            <w:left w:val="none" w:sz="0" w:space="0" w:color="auto"/>
                                                            <w:bottom w:val="none" w:sz="0" w:space="0" w:color="auto"/>
                                                            <w:right w:val="none" w:sz="0" w:space="0" w:color="auto"/>
                                                          </w:divBdr>
                                                          <w:divsChild>
                                                            <w:div w:id="1180387968">
                                                              <w:marLeft w:val="0"/>
                                                              <w:marRight w:val="0"/>
                                                              <w:marTop w:val="0"/>
                                                              <w:marBottom w:val="0"/>
                                                              <w:divBdr>
                                                                <w:top w:val="none" w:sz="0" w:space="0" w:color="auto"/>
                                                                <w:left w:val="none" w:sz="0" w:space="0" w:color="auto"/>
                                                                <w:bottom w:val="none" w:sz="0" w:space="0" w:color="auto"/>
                                                                <w:right w:val="none" w:sz="0" w:space="0" w:color="auto"/>
                                                              </w:divBdr>
                                                              <w:divsChild>
                                                                <w:div w:id="2020737176">
                                                                  <w:marLeft w:val="0"/>
                                                                  <w:marRight w:val="0"/>
                                                                  <w:marTop w:val="0"/>
                                                                  <w:marBottom w:val="0"/>
                                                                  <w:divBdr>
                                                                    <w:top w:val="none" w:sz="0" w:space="0" w:color="auto"/>
                                                                    <w:left w:val="none" w:sz="0" w:space="0" w:color="auto"/>
                                                                    <w:bottom w:val="none" w:sz="0" w:space="0" w:color="auto"/>
                                                                    <w:right w:val="none" w:sz="0" w:space="0" w:color="auto"/>
                                                                  </w:divBdr>
                                                                  <w:divsChild>
                                                                    <w:div w:id="181936951">
                                                                      <w:marLeft w:val="0"/>
                                                                      <w:marRight w:val="0"/>
                                                                      <w:marTop w:val="0"/>
                                                                      <w:marBottom w:val="0"/>
                                                                      <w:divBdr>
                                                                        <w:top w:val="none" w:sz="0" w:space="0" w:color="auto"/>
                                                                        <w:left w:val="none" w:sz="0" w:space="0" w:color="auto"/>
                                                                        <w:bottom w:val="none" w:sz="0" w:space="0" w:color="auto"/>
                                                                        <w:right w:val="none" w:sz="0" w:space="0" w:color="auto"/>
                                                                      </w:divBdr>
                                                                      <w:divsChild>
                                                                        <w:div w:id="823812914">
                                                                          <w:marLeft w:val="0"/>
                                                                          <w:marRight w:val="0"/>
                                                                          <w:marTop w:val="0"/>
                                                                          <w:marBottom w:val="0"/>
                                                                          <w:divBdr>
                                                                            <w:top w:val="none" w:sz="0" w:space="0" w:color="auto"/>
                                                                            <w:left w:val="none" w:sz="0" w:space="0" w:color="auto"/>
                                                                            <w:bottom w:val="none" w:sz="0" w:space="0" w:color="auto"/>
                                                                            <w:right w:val="none" w:sz="0" w:space="0" w:color="auto"/>
                                                                          </w:divBdr>
                                                                          <w:divsChild>
                                                                            <w:div w:id="15035728">
                                                                              <w:marLeft w:val="0"/>
                                                                              <w:marRight w:val="0"/>
                                                                              <w:marTop w:val="0"/>
                                                                              <w:marBottom w:val="0"/>
                                                                              <w:divBdr>
                                                                                <w:top w:val="none" w:sz="0" w:space="0" w:color="auto"/>
                                                                                <w:left w:val="none" w:sz="0" w:space="0" w:color="auto"/>
                                                                                <w:bottom w:val="none" w:sz="0" w:space="0" w:color="auto"/>
                                                                                <w:right w:val="none" w:sz="0" w:space="0" w:color="auto"/>
                                                                              </w:divBdr>
                                                                              <w:divsChild>
                                                                                <w:div w:id="518471502">
                                                                                  <w:marLeft w:val="0"/>
                                                                                  <w:marRight w:val="0"/>
                                                                                  <w:marTop w:val="0"/>
                                                                                  <w:marBottom w:val="0"/>
                                                                                  <w:divBdr>
                                                                                    <w:top w:val="none" w:sz="0" w:space="0" w:color="auto"/>
                                                                                    <w:left w:val="none" w:sz="0" w:space="0" w:color="auto"/>
                                                                                    <w:bottom w:val="none" w:sz="0" w:space="0" w:color="auto"/>
                                                                                    <w:right w:val="none" w:sz="0" w:space="0" w:color="auto"/>
                                                                                  </w:divBdr>
                                                                                  <w:divsChild>
                                                                                    <w:div w:id="1272979189">
                                                                                      <w:marLeft w:val="0"/>
                                                                                      <w:marRight w:val="0"/>
                                                                                      <w:marTop w:val="0"/>
                                                                                      <w:marBottom w:val="0"/>
                                                                                      <w:divBdr>
                                                                                        <w:top w:val="none" w:sz="0" w:space="0" w:color="auto"/>
                                                                                        <w:left w:val="none" w:sz="0" w:space="0" w:color="auto"/>
                                                                                        <w:bottom w:val="none" w:sz="0" w:space="0" w:color="auto"/>
                                                                                        <w:right w:val="none" w:sz="0" w:space="0" w:color="auto"/>
                                                                                      </w:divBdr>
                                                                                    </w:div>
                                                                                  </w:divsChild>
                                                                                </w:div>
                                                                                <w:div w:id="11921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hyperlink" Target="https://docs.microsoft.com/en-us/azure/active-directory/application-config-sso-how-to-configure-password-sso-non-gallery" TargetMode="External"/><Relationship Id="rId10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hyperlink" Target="https://docs.microsoft.com/en-us/azure/active-directory/active-directory-sso-certs" TargetMode="External"/><Relationship Id="rId63" Type="http://schemas.openxmlformats.org/officeDocument/2006/relationships/image" Target="media/image25.png"/><Relationship Id="rId68" Type="http://schemas.openxmlformats.org/officeDocument/2006/relationships/image" Target="media/image18.png"/><Relationship Id="rId76" Type="http://schemas.openxmlformats.org/officeDocument/2006/relationships/hyperlink" Target="https://docs.microsoft.com/en-us/azure/active-directory/application-config-sso-how-to-configure-federated-sso-non-gallery" TargetMode="External"/><Relationship Id="rId84" Type="http://schemas.openxmlformats.org/officeDocument/2006/relationships/hyperlink" Target="https://docs.microsoft.com/en-us/azure/active-directory/active-directory-groups-dynamic-membership-azure-portal" TargetMode="External"/><Relationship Id="rId89" Type="http://schemas.openxmlformats.org/officeDocument/2006/relationships/hyperlink" Target="https://docs.microsoft.com/en-us/azure/active-directory/develop/active-directory-saml-debugging" TargetMode="External"/><Relationship Id="rId97" Type="http://schemas.openxmlformats.org/officeDocument/2006/relationships/hyperlink" Target="https://docs.microsoft.com/en-us/azure/active-directory/active-directory-conditional-access-azure-portal" TargetMode="External"/><Relationship Id="rId104" Type="http://schemas.openxmlformats.org/officeDocument/2006/relationships/hyperlink" Target="https://docs.microsoft.com/en-us/azure/active-directory/active-directory-saas-%3cInsert%20App%20Name%3e-provisioning-tutorial" TargetMode="External"/><Relationship Id="rId112" Type="http://schemas.microsoft.com/office/2011/relationships/people" Target="people.xml"/><Relationship Id="rId7" Type="http://schemas.openxmlformats.org/officeDocument/2006/relationships/styles" Target="styles.xml"/><Relationship Id="rId71" Type="http://schemas.openxmlformats.org/officeDocument/2006/relationships/hyperlink" Target="https://portal.azure.com/" TargetMode="External"/><Relationship Id="rId92" Type="http://schemas.openxmlformats.org/officeDocument/2006/relationships/hyperlink" Target="https://docs.microsoft.com/en-us/azure/active-directory/develop/active-directory-saml-debugging"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cs.microsoft.com/en-us/azure/active-directory/active-directory-conditional-access-azure-portal" TargetMode="External"/><Relationship Id="rId107" Type="http://schemas.openxmlformats.org/officeDocument/2006/relationships/footer" Target="footer1.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docs.microsoft.com/en-us/azure/active-directory/active-directory-identityprotection" TargetMode="External"/><Relationship Id="rId37" Type="http://schemas.openxmlformats.org/officeDocument/2006/relationships/hyperlink" Target="https://docs.microsoft.com/en-us/sccm/core/clients/deploy/deploy-clients-to-windows-computers" TargetMode="External"/><Relationship Id="rId40" Type="http://schemas.openxmlformats.org/officeDocument/2006/relationships/hyperlink" Target="https://azure.microsoft.com/en-us/documentation/articles/active-directory-appssoaccess-whatis/" TargetMode="External"/><Relationship Id="rId66" Type="http://schemas.openxmlformats.org/officeDocument/2006/relationships/hyperlink" Target="https://www.microsoft.com/en-us/download/details.aspx?id=36391" TargetMode="External"/><Relationship Id="rId74" Type="http://schemas.openxmlformats.org/officeDocument/2006/relationships/hyperlink" Target="https://docs.microsoft.com/en-us/azure/active-directory/active-directory-saas-tutorial-list" TargetMode="External"/><Relationship Id="rId79" Type="http://schemas.openxmlformats.org/officeDocument/2006/relationships/image" Target="media/image21.emf"/><Relationship Id="rId87" Type="http://schemas.openxmlformats.org/officeDocument/2006/relationships/hyperlink" Target="https://aad.portal.azure.com" TargetMode="External"/><Relationship Id="rId102" Type="http://schemas.openxmlformats.org/officeDocument/2006/relationships/hyperlink" Target="https://docs.microsoft.com/en-us/azure/active-directory/active-directory-claims-mapping" TargetMode="External"/><Relationship Id="rId110" Type="http://schemas.openxmlformats.org/officeDocument/2006/relationships/footer" Target="footer3.xml"/><Relationship Id="rId5" Type="http://schemas.openxmlformats.org/officeDocument/2006/relationships/customXml" Target="../customXml/item5.xml"/><Relationship Id="rId82" Type="http://schemas.openxmlformats.org/officeDocument/2006/relationships/hyperlink" Target="https://docs.microsoft.com/en-us/azure/active-directory/active-directory-assign-admin-roles-azure-portal" TargetMode="External"/><Relationship Id="rId90" Type="http://schemas.openxmlformats.org/officeDocument/2006/relationships/hyperlink" Target="https://addons.mozilla.org/en-US/firefox/addon/saml-tracer/" TargetMode="External"/><Relationship Id="rId95" Type="http://schemas.openxmlformats.org/officeDocument/2006/relationships/hyperlink" Target="https://docs.microsoft.com/en-us/azure/active-directory/develop/active-directory-single-sign-out-protocol-reference"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package" Target="embeddings/Microsoft_Excel_Worksheet.xlsx"/><Relationship Id="rId30" Type="http://schemas.openxmlformats.org/officeDocument/2006/relationships/hyperlink" Target="https://docs.microsoft.com/en-us/azure/multi-factor-authentication/multi-factor-authentication-how-it-works" TargetMode="External"/><Relationship Id="rId35" Type="http://schemas.openxmlformats.org/officeDocument/2006/relationships/hyperlink" Target="https://docs.microsoft.com/en-us/azure/active-directory/active-directory-saas-access-panel-introduction" TargetMode="External"/><Relationship Id="rId64" Type="http://schemas.openxmlformats.org/officeDocument/2006/relationships/image" Target="media/image26.png"/><Relationship Id="rId69" Type="http://schemas.openxmlformats.org/officeDocument/2006/relationships/hyperlink" Target="https://docs.microsoft.com/en-us/azure/active-directory/connect/active-directory-aadconnect-pass-through-authentication-security-deep-dive" TargetMode="External"/><Relationship Id="rId77" Type="http://schemas.openxmlformats.org/officeDocument/2006/relationships/hyperlink" Target="https://docs.microsoft.com/en-us/azure/active-directory/active-directory-claims-mapping" TargetMode="External"/><Relationship Id="rId100" Type="http://schemas.openxmlformats.org/officeDocument/2006/relationships/hyperlink" Target="https://docs.microsoft.com/en-us/azure/active-directory/active-directory-playbook-building-blocks" TargetMode="External"/><Relationship Id="rId105" Type="http://schemas.openxmlformats.org/officeDocument/2006/relationships/header" Target="header1.xml"/><Relationship Id="rId113" Type="http://schemas.openxmlformats.org/officeDocument/2006/relationships/glossaryDocument" Target="glossary/document.xml"/><Relationship Id="rId8" Type="http://schemas.openxmlformats.org/officeDocument/2006/relationships/settings" Target="settings.xml"/><Relationship Id="rId72" Type="http://schemas.openxmlformats.org/officeDocument/2006/relationships/hyperlink" Target="https://docs.microsoft.com/en-us/azure/active-directory/develop/active-directory-signing-key-rollover" TargetMode="External"/><Relationship Id="rId80" Type="http://schemas.openxmlformats.org/officeDocument/2006/relationships/package" Target="embeddings/Microsoft_PowerPoint_Presentation.pptx"/><Relationship Id="rId85" Type="http://schemas.openxmlformats.org/officeDocument/2006/relationships/hyperlink" Target="https://docs.microsoft.com/en-us/azure/active-directory/active-directory-accessmanagement-self-service-group-management" TargetMode="External"/><Relationship Id="rId93" Type="http://schemas.openxmlformats.org/officeDocument/2006/relationships/hyperlink" Target="https://docs.microsoft.com/en-us/azure/active-directory/develop/active-directory-saml-claims-customization" TargetMode="External"/><Relationship Id="rId98" Type="http://schemas.openxmlformats.org/officeDocument/2006/relationships/hyperlink" Target="https://docs.microsoft.com/en-us/azure/active-directory/active-directory-identityprotection"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zure.microsoft.com/en-us/pricing/details/active-directory/" TargetMode="External"/><Relationship Id="rId38" Type="http://schemas.openxmlformats.org/officeDocument/2006/relationships/hyperlink" Target="https://docs.microsoft.com/en-us/azure/active-directory/active-directory-saas-access-panel-introduction" TargetMode="External"/><Relationship Id="rId67" Type="http://schemas.openxmlformats.org/officeDocument/2006/relationships/image" Target="media/image17.png"/><Relationship Id="rId103" Type="http://schemas.openxmlformats.org/officeDocument/2006/relationships/hyperlink" Target="https://docs.microsoft.com/en-us/azure/active-directory/active-directory-saas-salesforce-tutorial" TargetMode="External"/><Relationship Id="rId108"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hyperlink" Target="https://docs.microsoft.com/en-us/azure/active-directory/active-directory-b2b-what-is-azure-ad-b2b" TargetMode="External"/><Relationship Id="rId62" Type="http://schemas.openxmlformats.org/officeDocument/2006/relationships/image" Target="media/image24.png"/><Relationship Id="rId70" Type="http://schemas.openxmlformats.org/officeDocument/2006/relationships/image" Target="media/image19.png"/><Relationship Id="rId75" Type="http://schemas.openxmlformats.org/officeDocument/2006/relationships/image" Target="media/image20.png"/><Relationship Id="rId83" Type="http://schemas.openxmlformats.org/officeDocument/2006/relationships/hyperlink" Target="https://docs.microsoft.com/en-us/azure/active-directory/active-directory-privileged-identity-management-configure" TargetMode="External"/><Relationship Id="rId88" Type="http://schemas.openxmlformats.org/officeDocument/2006/relationships/hyperlink" Target="https://myapps.microsoft.com" TargetMode="External"/><Relationship Id="rId91" Type="http://schemas.openxmlformats.org/officeDocument/2006/relationships/hyperlink" Target="https://docs.microsoft.com/en-us/azure/active-directory/develop/active-directory-saml-debugging" TargetMode="External"/><Relationship Id="rId96" Type="http://schemas.openxmlformats.org/officeDocument/2006/relationships/hyperlink" Target="https://docs.microsoft.com/en-us/azure/active-directory/active-directory-b2b-what-is-azure-ad-b2b"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azure.microsoft.com/en-us/documentation/articles/active-directory-saas-ie-group-policy/" TargetMode="External"/><Relationship Id="rId106" Type="http://schemas.openxmlformats.org/officeDocument/2006/relationships/header" Target="header2.xml"/><Relationship Id="rId114"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hyperlink" Target="https://docs.microsoft.com/en-us/azure/active-directory/active-directory-manage-groups" TargetMode="External"/><Relationship Id="rId65" Type="http://schemas.openxmlformats.org/officeDocument/2006/relationships/hyperlink" Target="https://azure.microsoft.com/en-us/documentation/articles/active-directory-view-access-usage-reports/" TargetMode="External"/><Relationship Id="rId73" Type="http://schemas.openxmlformats.org/officeDocument/2006/relationships/hyperlink" Target="https://docs.microsoft.com/en-us/azure/active-directory/develop/active-directory-federation-metadata" TargetMode="External"/><Relationship Id="rId78" Type="http://schemas.openxmlformats.org/officeDocument/2006/relationships/hyperlink" Target="https://docs.microsoft.com/en-us/azure/active-directory/develop/active-directory-saml-debugging" TargetMode="External"/><Relationship Id="rId81" Type="http://schemas.openxmlformats.org/officeDocument/2006/relationships/image" Target="media/image22.png"/><Relationship Id="rId86" Type="http://schemas.openxmlformats.org/officeDocument/2006/relationships/hyperlink" Target="https://support.microsoft.com/en-us/help/4026200/windows-browse-inprivate-in-microsoft-edge" TargetMode="External"/><Relationship Id="rId94" Type="http://schemas.openxmlformats.org/officeDocument/2006/relationships/hyperlink" Target="https://docs.microsoft.com/en-us/azure/active-directory/develop/active-directory-single-sign-on-protocol-reference" TargetMode="External"/><Relationship Id="rId99" Type="http://schemas.openxmlformats.org/officeDocument/2006/relationships/hyperlink" Target="https://docs.microsoft.com/en-us/azure/active-directory/active-directory-appssoaccess-whatis" TargetMode="External"/><Relationship Id="rId101" Type="http://schemas.openxmlformats.org/officeDocument/2006/relationships/hyperlink" Target="https://docs.microsoft.com/en-us/azure/active-directory/active-directory-configurable-token-lifetimes" TargetMode="External"/><Relationship Id="rId4" Type="http://schemas.openxmlformats.org/officeDocument/2006/relationships/customXml" Target="../customXml/item4.xml"/><Relationship Id="rId9" Type="http://schemas.openxmlformats.org/officeDocument/2006/relationships/webSettings" Target="webSettings.xml"/></Relationships>
</file>

<file path=word/_rels/footer3.xml.rels><?xml version="1.0" encoding="UTF-8" standalone="yes"?>
<Relationships xmlns="http://schemas.openxmlformats.org/package/2006/relationships"><Relationship Id="rId2" Type="http://schemas.openxmlformats.org/officeDocument/2006/relationships/hyperlink" Target="aka.ms/deploymentplans" TargetMode="External"/><Relationship Id="rId1" Type="http://schemas.openxmlformats.org/officeDocument/2006/relationships/hyperlink" Target="https://aka.ms/deploymentplanfeedbac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462D766A91478C8D3E43F4DE5CEF1E"/>
        <w:category>
          <w:name w:val="General"/>
          <w:gallery w:val="placeholder"/>
        </w:category>
        <w:types>
          <w:type w:val="bbPlcHdr"/>
        </w:types>
        <w:behaviors>
          <w:behavior w:val="content"/>
        </w:behaviors>
        <w:guid w:val="{621F386B-96A3-4C4E-B085-7D12EAB44ED3}"/>
      </w:docPartPr>
      <w:docPartBody>
        <w:p w:rsidR="001D2953" w:rsidRDefault="00643D5A" w:rsidP="00643D5A">
          <w:pPr>
            <w:pStyle w:val="32462D766A91478C8D3E43F4DE5CEF1E"/>
          </w:pPr>
          <w:r w:rsidRPr="00606801">
            <w:rPr>
              <w:rStyle w:val="PlaceholderText"/>
            </w:rPr>
            <w:t>Choose an item.</w:t>
          </w:r>
        </w:p>
      </w:docPartBody>
    </w:docPart>
    <w:docPart>
      <w:docPartPr>
        <w:name w:val="2583203A42034FEDBC7B828CCDFA1502"/>
        <w:category>
          <w:name w:val="General"/>
          <w:gallery w:val="placeholder"/>
        </w:category>
        <w:types>
          <w:type w:val="bbPlcHdr"/>
        </w:types>
        <w:behaviors>
          <w:behavior w:val="content"/>
        </w:behaviors>
        <w:guid w:val="{A170243C-0BC1-4CCA-BE57-8CA45F8EC2D5}"/>
      </w:docPartPr>
      <w:docPartBody>
        <w:p w:rsidR="001D2953" w:rsidRDefault="00643D5A" w:rsidP="00643D5A">
          <w:pPr>
            <w:pStyle w:val="2583203A42034FEDBC7B828CCDFA1502"/>
          </w:pPr>
          <w:r w:rsidRPr="00606801">
            <w:rPr>
              <w:rStyle w:val="PlaceholderText"/>
            </w:rPr>
            <w:t>Choose an item.</w:t>
          </w:r>
        </w:p>
      </w:docPartBody>
    </w:docPart>
    <w:docPart>
      <w:docPartPr>
        <w:name w:val="53744329819E449E8615C026D8D35694"/>
        <w:category>
          <w:name w:val="General"/>
          <w:gallery w:val="placeholder"/>
        </w:category>
        <w:types>
          <w:type w:val="bbPlcHdr"/>
        </w:types>
        <w:behaviors>
          <w:behavior w:val="content"/>
        </w:behaviors>
        <w:guid w:val="{27A01398-D0E5-41EC-9B62-9988F6BCB675}"/>
      </w:docPartPr>
      <w:docPartBody>
        <w:p w:rsidR="001D2953" w:rsidRDefault="00643D5A" w:rsidP="00643D5A">
          <w:pPr>
            <w:pStyle w:val="53744329819E449E8615C026D8D35694"/>
          </w:pPr>
          <w:r w:rsidRPr="00606801">
            <w:rPr>
              <w:rStyle w:val="PlaceholderText"/>
            </w:rPr>
            <w:t>Choose an item.</w:t>
          </w:r>
        </w:p>
      </w:docPartBody>
    </w:docPart>
    <w:docPart>
      <w:docPartPr>
        <w:name w:val="2DF58D9197AB49C0AE169C6A5754DAB2"/>
        <w:category>
          <w:name w:val="General"/>
          <w:gallery w:val="placeholder"/>
        </w:category>
        <w:types>
          <w:type w:val="bbPlcHdr"/>
        </w:types>
        <w:behaviors>
          <w:behavior w:val="content"/>
        </w:behaviors>
        <w:guid w:val="{4FC3ACFD-1DFC-4E30-A30C-31902D095250}"/>
      </w:docPartPr>
      <w:docPartBody>
        <w:p w:rsidR="001D2953" w:rsidRDefault="00643D5A" w:rsidP="00643D5A">
          <w:pPr>
            <w:pStyle w:val="2DF58D9197AB49C0AE169C6A5754DAB2"/>
          </w:pPr>
          <w:r w:rsidRPr="00606801">
            <w:rPr>
              <w:rStyle w:val="PlaceholderText"/>
            </w:rPr>
            <w:t>Choose an item.</w:t>
          </w:r>
        </w:p>
      </w:docPartBody>
    </w:docPart>
    <w:docPart>
      <w:docPartPr>
        <w:name w:val="F7BE9896EB3146668660DFA3337FF0B6"/>
        <w:category>
          <w:name w:val="General"/>
          <w:gallery w:val="placeholder"/>
        </w:category>
        <w:types>
          <w:type w:val="bbPlcHdr"/>
        </w:types>
        <w:behaviors>
          <w:behavior w:val="content"/>
        </w:behaviors>
        <w:guid w:val="{C31E9C87-BA22-495C-B57B-C80777D77532}"/>
      </w:docPartPr>
      <w:docPartBody>
        <w:p w:rsidR="001D2953" w:rsidRDefault="00643D5A" w:rsidP="00643D5A">
          <w:pPr>
            <w:pStyle w:val="F7BE9896EB3146668660DFA3337FF0B6"/>
          </w:pPr>
          <w:r w:rsidRPr="00606801">
            <w:rPr>
              <w:rStyle w:val="PlaceholderText"/>
            </w:rPr>
            <w:t>Choose an item.</w:t>
          </w:r>
        </w:p>
      </w:docPartBody>
    </w:docPart>
    <w:docPart>
      <w:docPartPr>
        <w:name w:val="4022113E30634A559CA2EBC3C89789EA"/>
        <w:category>
          <w:name w:val="General"/>
          <w:gallery w:val="placeholder"/>
        </w:category>
        <w:types>
          <w:type w:val="bbPlcHdr"/>
        </w:types>
        <w:behaviors>
          <w:behavior w:val="content"/>
        </w:behaviors>
        <w:guid w:val="{98398145-4604-4956-8929-66BFC46598AB}"/>
      </w:docPartPr>
      <w:docPartBody>
        <w:p w:rsidR="00E4173B" w:rsidRDefault="001D2953" w:rsidP="001D2953">
          <w:pPr>
            <w:pStyle w:val="4022113E30634A559CA2EBC3C89789EA"/>
          </w:pPr>
          <w:r w:rsidRPr="00606801">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4B1"/>
    <w:rsid w:val="000035F9"/>
    <w:rsid w:val="00037010"/>
    <w:rsid w:val="0004437F"/>
    <w:rsid w:val="00060A72"/>
    <w:rsid w:val="00092A2B"/>
    <w:rsid w:val="000A69D5"/>
    <w:rsid w:val="00102B9E"/>
    <w:rsid w:val="0013519F"/>
    <w:rsid w:val="001465A8"/>
    <w:rsid w:val="00157149"/>
    <w:rsid w:val="001969F7"/>
    <w:rsid w:val="001A304F"/>
    <w:rsid w:val="001B362D"/>
    <w:rsid w:val="001D2953"/>
    <w:rsid w:val="002164BF"/>
    <w:rsid w:val="0021714F"/>
    <w:rsid w:val="002306B2"/>
    <w:rsid w:val="002920FF"/>
    <w:rsid w:val="002D537C"/>
    <w:rsid w:val="002E3FFA"/>
    <w:rsid w:val="003448EA"/>
    <w:rsid w:val="003670D6"/>
    <w:rsid w:val="00395140"/>
    <w:rsid w:val="003A7C1B"/>
    <w:rsid w:val="00417B66"/>
    <w:rsid w:val="00470EE5"/>
    <w:rsid w:val="00515DA5"/>
    <w:rsid w:val="00541F36"/>
    <w:rsid w:val="00565247"/>
    <w:rsid w:val="005A1087"/>
    <w:rsid w:val="006320BB"/>
    <w:rsid w:val="00640C40"/>
    <w:rsid w:val="00643D5A"/>
    <w:rsid w:val="006653DF"/>
    <w:rsid w:val="006D6AB8"/>
    <w:rsid w:val="006D6C64"/>
    <w:rsid w:val="006F017F"/>
    <w:rsid w:val="00751568"/>
    <w:rsid w:val="00763CCD"/>
    <w:rsid w:val="00793848"/>
    <w:rsid w:val="007C1B74"/>
    <w:rsid w:val="007D58C1"/>
    <w:rsid w:val="007E0BD9"/>
    <w:rsid w:val="0080670D"/>
    <w:rsid w:val="00892DCA"/>
    <w:rsid w:val="008A7A1E"/>
    <w:rsid w:val="008D7A3A"/>
    <w:rsid w:val="009041FB"/>
    <w:rsid w:val="00960D95"/>
    <w:rsid w:val="009725D5"/>
    <w:rsid w:val="00990A88"/>
    <w:rsid w:val="009A26C9"/>
    <w:rsid w:val="00A37DBF"/>
    <w:rsid w:val="00A554B1"/>
    <w:rsid w:val="00A623BC"/>
    <w:rsid w:val="00AB5720"/>
    <w:rsid w:val="00AC4F14"/>
    <w:rsid w:val="00B16233"/>
    <w:rsid w:val="00BA390E"/>
    <w:rsid w:val="00BB6490"/>
    <w:rsid w:val="00C06F4C"/>
    <w:rsid w:val="00C34E9C"/>
    <w:rsid w:val="00C64B6F"/>
    <w:rsid w:val="00C9372B"/>
    <w:rsid w:val="00CB2641"/>
    <w:rsid w:val="00CF4B51"/>
    <w:rsid w:val="00D525BB"/>
    <w:rsid w:val="00DA13BB"/>
    <w:rsid w:val="00DE3AEE"/>
    <w:rsid w:val="00DE6BC1"/>
    <w:rsid w:val="00E11732"/>
    <w:rsid w:val="00E25A51"/>
    <w:rsid w:val="00E4173B"/>
    <w:rsid w:val="00E95BAB"/>
    <w:rsid w:val="00EB6306"/>
    <w:rsid w:val="00EC28DC"/>
    <w:rsid w:val="00EE1549"/>
    <w:rsid w:val="00EE242F"/>
    <w:rsid w:val="00EE76B6"/>
    <w:rsid w:val="00EF6B79"/>
    <w:rsid w:val="00F00727"/>
    <w:rsid w:val="00F21906"/>
    <w:rsid w:val="00F44A7C"/>
    <w:rsid w:val="00F93E3F"/>
    <w:rsid w:val="00FA1E71"/>
    <w:rsid w:val="00FB5930"/>
    <w:rsid w:val="00FC03F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4B51"/>
    <w:rPr>
      <w:color w:val="808080"/>
    </w:rPr>
  </w:style>
  <w:style w:type="paragraph" w:customStyle="1" w:styleId="928949018D2F47D2AF8B60C7C0A03AD5">
    <w:name w:val="928949018D2F47D2AF8B60C7C0A03AD5"/>
    <w:rsid w:val="00A554B1"/>
  </w:style>
  <w:style w:type="paragraph" w:customStyle="1" w:styleId="D980DD4E1BCC40ADAA01307A70BD4E6A">
    <w:name w:val="D980DD4E1BCC40ADAA01307A70BD4E6A"/>
    <w:rsid w:val="00A554B1"/>
  </w:style>
  <w:style w:type="paragraph" w:customStyle="1" w:styleId="CF0A30B4561A496C951D1FF87CD810B3">
    <w:name w:val="CF0A30B4561A496C951D1FF87CD810B3"/>
    <w:rsid w:val="00A554B1"/>
  </w:style>
  <w:style w:type="paragraph" w:customStyle="1" w:styleId="5A28105A9C7B4799831E453B7FDB7547">
    <w:name w:val="5A28105A9C7B4799831E453B7FDB7547"/>
    <w:rsid w:val="00A554B1"/>
  </w:style>
  <w:style w:type="paragraph" w:customStyle="1" w:styleId="1A926B5CAF9E4A35925B82010DCE2DD6">
    <w:name w:val="1A926B5CAF9E4A35925B82010DCE2DD6"/>
    <w:rsid w:val="00A554B1"/>
  </w:style>
  <w:style w:type="paragraph" w:customStyle="1" w:styleId="B570F04A0467432EB23544B77143ECC7">
    <w:name w:val="B570F04A0467432EB23544B77143ECC7"/>
    <w:rsid w:val="00A554B1"/>
  </w:style>
  <w:style w:type="paragraph" w:customStyle="1" w:styleId="9FF782CFB8744ABE97FF6643ACB83844">
    <w:name w:val="9FF782CFB8744ABE97FF6643ACB83844"/>
    <w:rsid w:val="00A554B1"/>
  </w:style>
  <w:style w:type="paragraph" w:customStyle="1" w:styleId="F4DB3C56C7944686B583F35303ABF122">
    <w:name w:val="F4DB3C56C7944686B583F35303ABF122"/>
    <w:rsid w:val="00A554B1"/>
  </w:style>
  <w:style w:type="paragraph" w:customStyle="1" w:styleId="B1214F0A3162440787B3494A8F6229CB">
    <w:name w:val="B1214F0A3162440787B3494A8F6229CB"/>
    <w:rsid w:val="00A554B1"/>
  </w:style>
  <w:style w:type="paragraph" w:customStyle="1" w:styleId="691158D5E73C481198C49983BE943ABB">
    <w:name w:val="691158D5E73C481198C49983BE943ABB"/>
    <w:rsid w:val="00A554B1"/>
  </w:style>
  <w:style w:type="paragraph" w:customStyle="1" w:styleId="24E6A305ABED4F91B6E76B987D75AD48">
    <w:name w:val="24E6A305ABED4F91B6E76B987D75AD48"/>
    <w:rsid w:val="00A554B1"/>
  </w:style>
  <w:style w:type="paragraph" w:customStyle="1" w:styleId="19B1E21EC69C478B912D4FB526B75824">
    <w:name w:val="19B1E21EC69C478B912D4FB526B75824"/>
    <w:rsid w:val="00A554B1"/>
  </w:style>
  <w:style w:type="paragraph" w:customStyle="1" w:styleId="533ABE26F45A4DFF92B80AD8BCF355E6">
    <w:name w:val="533ABE26F45A4DFF92B80AD8BCF355E6"/>
    <w:rsid w:val="00A554B1"/>
  </w:style>
  <w:style w:type="paragraph" w:customStyle="1" w:styleId="87298A8558744667B6432D7A46A7588D">
    <w:name w:val="87298A8558744667B6432D7A46A7588D"/>
    <w:rsid w:val="00A554B1"/>
  </w:style>
  <w:style w:type="paragraph" w:customStyle="1" w:styleId="3734152CC9744C78A203F493F491C687">
    <w:name w:val="3734152CC9744C78A203F493F491C687"/>
    <w:rsid w:val="00A554B1"/>
  </w:style>
  <w:style w:type="paragraph" w:customStyle="1" w:styleId="E4808192EB294347BE08C88540BE968C">
    <w:name w:val="E4808192EB294347BE08C88540BE968C"/>
    <w:rsid w:val="00A554B1"/>
  </w:style>
  <w:style w:type="paragraph" w:customStyle="1" w:styleId="0DA7BBB46B3B47DF88434E789E0EA1B2">
    <w:name w:val="0DA7BBB46B3B47DF88434E789E0EA1B2"/>
    <w:rsid w:val="00A554B1"/>
  </w:style>
  <w:style w:type="paragraph" w:customStyle="1" w:styleId="AB7245D5F2204FED80240DC5A43A78A8">
    <w:name w:val="AB7245D5F2204FED80240DC5A43A78A8"/>
    <w:rsid w:val="00A554B1"/>
  </w:style>
  <w:style w:type="paragraph" w:customStyle="1" w:styleId="AEBB5052520E478DB8A441A05C6B7DF8">
    <w:name w:val="AEBB5052520E478DB8A441A05C6B7DF8"/>
    <w:rsid w:val="00A554B1"/>
  </w:style>
  <w:style w:type="paragraph" w:customStyle="1" w:styleId="728F84EEE9B946EA9693B16303C2D73E">
    <w:name w:val="728F84EEE9B946EA9693B16303C2D73E"/>
    <w:rsid w:val="00A554B1"/>
  </w:style>
  <w:style w:type="paragraph" w:customStyle="1" w:styleId="0F1CBBD72FFB4673AA42FD610E4D2B06">
    <w:name w:val="0F1CBBD72FFB4673AA42FD610E4D2B06"/>
    <w:rsid w:val="00A554B1"/>
  </w:style>
  <w:style w:type="paragraph" w:customStyle="1" w:styleId="304C504E761A41EF86E6E94563451045">
    <w:name w:val="304C504E761A41EF86E6E94563451045"/>
    <w:rsid w:val="00A554B1"/>
  </w:style>
  <w:style w:type="paragraph" w:customStyle="1" w:styleId="DFBC4EA4E49C42DB90A2861B3BEBB9F6">
    <w:name w:val="DFBC4EA4E49C42DB90A2861B3BEBB9F6"/>
    <w:rsid w:val="00A554B1"/>
  </w:style>
  <w:style w:type="paragraph" w:customStyle="1" w:styleId="AB4CB1D706D54D51AB5388EA9CCD3EB4">
    <w:name w:val="AB4CB1D706D54D51AB5388EA9CCD3EB4"/>
    <w:rsid w:val="00A554B1"/>
  </w:style>
  <w:style w:type="paragraph" w:customStyle="1" w:styleId="1EB40251A7BD462EB39EEC2C1DBEBE52">
    <w:name w:val="1EB40251A7BD462EB39EEC2C1DBEBE52"/>
    <w:rsid w:val="00A554B1"/>
  </w:style>
  <w:style w:type="paragraph" w:customStyle="1" w:styleId="05311ABDD17B41C78E9E8F1EFC25306B">
    <w:name w:val="05311ABDD17B41C78E9E8F1EFC25306B"/>
    <w:rsid w:val="00A554B1"/>
  </w:style>
  <w:style w:type="paragraph" w:customStyle="1" w:styleId="7F45BBC5857D45229EB09B94C60019B4">
    <w:name w:val="7F45BBC5857D45229EB09B94C60019B4"/>
    <w:rsid w:val="00A554B1"/>
  </w:style>
  <w:style w:type="paragraph" w:customStyle="1" w:styleId="AB7245D5F2204FED80240DC5A43A78A81">
    <w:name w:val="AB7245D5F2204FED80240DC5A43A78A81"/>
    <w:rsid w:val="00A554B1"/>
    <w:rPr>
      <w:rFonts w:eastAsiaTheme="minorHAnsi"/>
    </w:rPr>
  </w:style>
  <w:style w:type="paragraph" w:customStyle="1" w:styleId="A76D0FDBB26F4672A9C2F655A10604D3">
    <w:name w:val="A76D0FDBB26F4672A9C2F655A10604D3"/>
    <w:rsid w:val="00A554B1"/>
    <w:rPr>
      <w:rFonts w:eastAsiaTheme="minorHAnsi"/>
    </w:rPr>
  </w:style>
  <w:style w:type="paragraph" w:customStyle="1" w:styleId="728F84EEE9B946EA9693B16303C2D73E1">
    <w:name w:val="728F84EEE9B946EA9693B16303C2D73E1"/>
    <w:rsid w:val="00A554B1"/>
    <w:rPr>
      <w:rFonts w:eastAsiaTheme="minorHAnsi"/>
    </w:rPr>
  </w:style>
  <w:style w:type="paragraph" w:customStyle="1" w:styleId="24E6A305ABED4F91B6E76B987D75AD481">
    <w:name w:val="24E6A305ABED4F91B6E76B987D75AD481"/>
    <w:rsid w:val="00A554B1"/>
    <w:rPr>
      <w:rFonts w:eastAsiaTheme="minorHAnsi"/>
    </w:rPr>
  </w:style>
  <w:style w:type="paragraph" w:customStyle="1" w:styleId="19B1E21EC69C478B912D4FB526B758241">
    <w:name w:val="19B1E21EC69C478B912D4FB526B758241"/>
    <w:rsid w:val="00A554B1"/>
    <w:rPr>
      <w:rFonts w:eastAsiaTheme="minorHAnsi"/>
    </w:rPr>
  </w:style>
  <w:style w:type="paragraph" w:customStyle="1" w:styleId="533ABE26F45A4DFF92B80AD8BCF355E61">
    <w:name w:val="533ABE26F45A4DFF92B80AD8BCF355E61"/>
    <w:rsid w:val="00A554B1"/>
    <w:rPr>
      <w:rFonts w:eastAsiaTheme="minorHAnsi"/>
    </w:rPr>
  </w:style>
  <w:style w:type="paragraph" w:customStyle="1" w:styleId="87298A8558744667B6432D7A46A7588D1">
    <w:name w:val="87298A8558744667B6432D7A46A7588D1"/>
    <w:rsid w:val="00A554B1"/>
    <w:rPr>
      <w:rFonts w:eastAsiaTheme="minorHAnsi"/>
    </w:rPr>
  </w:style>
  <w:style w:type="paragraph" w:customStyle="1" w:styleId="5A28105A9C7B4799831E453B7FDB75471">
    <w:name w:val="5A28105A9C7B4799831E453B7FDB75471"/>
    <w:rsid w:val="00A554B1"/>
    <w:rPr>
      <w:rFonts w:eastAsiaTheme="minorHAnsi"/>
    </w:rPr>
  </w:style>
  <w:style w:type="paragraph" w:customStyle="1" w:styleId="1A926B5CAF9E4A35925B82010DCE2DD61">
    <w:name w:val="1A926B5CAF9E4A35925B82010DCE2DD61"/>
    <w:rsid w:val="00A554B1"/>
    <w:rPr>
      <w:rFonts w:eastAsiaTheme="minorHAnsi"/>
    </w:rPr>
  </w:style>
  <w:style w:type="paragraph" w:customStyle="1" w:styleId="B570F04A0467432EB23544B77143ECC71">
    <w:name w:val="B570F04A0467432EB23544B77143ECC71"/>
    <w:rsid w:val="00A554B1"/>
    <w:rPr>
      <w:rFonts w:eastAsiaTheme="minorHAnsi"/>
    </w:rPr>
  </w:style>
  <w:style w:type="paragraph" w:customStyle="1" w:styleId="9FF782CFB8744ABE97FF6643ACB838441">
    <w:name w:val="9FF782CFB8744ABE97FF6643ACB838441"/>
    <w:rsid w:val="00A554B1"/>
    <w:rPr>
      <w:rFonts w:eastAsiaTheme="minorHAnsi"/>
    </w:rPr>
  </w:style>
  <w:style w:type="paragraph" w:customStyle="1" w:styleId="AB7245D5F2204FED80240DC5A43A78A82">
    <w:name w:val="AB7245D5F2204FED80240DC5A43A78A82"/>
    <w:rsid w:val="00A554B1"/>
    <w:rPr>
      <w:rFonts w:eastAsiaTheme="minorHAnsi"/>
    </w:rPr>
  </w:style>
  <w:style w:type="paragraph" w:customStyle="1" w:styleId="A76D0FDBB26F4672A9C2F655A10604D31">
    <w:name w:val="A76D0FDBB26F4672A9C2F655A10604D31"/>
    <w:rsid w:val="00A554B1"/>
    <w:rPr>
      <w:rFonts w:eastAsiaTheme="minorHAnsi"/>
    </w:rPr>
  </w:style>
  <w:style w:type="paragraph" w:customStyle="1" w:styleId="728F84EEE9B946EA9693B16303C2D73E2">
    <w:name w:val="728F84EEE9B946EA9693B16303C2D73E2"/>
    <w:rsid w:val="00A554B1"/>
    <w:rPr>
      <w:rFonts w:eastAsiaTheme="minorHAnsi"/>
    </w:rPr>
  </w:style>
  <w:style w:type="paragraph" w:customStyle="1" w:styleId="24E6A305ABED4F91B6E76B987D75AD482">
    <w:name w:val="24E6A305ABED4F91B6E76B987D75AD482"/>
    <w:rsid w:val="00A554B1"/>
    <w:rPr>
      <w:rFonts w:eastAsiaTheme="minorHAnsi"/>
    </w:rPr>
  </w:style>
  <w:style w:type="paragraph" w:customStyle="1" w:styleId="19B1E21EC69C478B912D4FB526B758242">
    <w:name w:val="19B1E21EC69C478B912D4FB526B758242"/>
    <w:rsid w:val="00A554B1"/>
    <w:rPr>
      <w:rFonts w:eastAsiaTheme="minorHAnsi"/>
    </w:rPr>
  </w:style>
  <w:style w:type="paragraph" w:customStyle="1" w:styleId="533ABE26F45A4DFF92B80AD8BCF355E62">
    <w:name w:val="533ABE26F45A4DFF92B80AD8BCF355E62"/>
    <w:rsid w:val="00A554B1"/>
    <w:rPr>
      <w:rFonts w:eastAsiaTheme="minorHAnsi"/>
    </w:rPr>
  </w:style>
  <w:style w:type="paragraph" w:customStyle="1" w:styleId="87298A8558744667B6432D7A46A7588D2">
    <w:name w:val="87298A8558744667B6432D7A46A7588D2"/>
    <w:rsid w:val="00A554B1"/>
    <w:rPr>
      <w:rFonts w:eastAsiaTheme="minorHAnsi"/>
    </w:rPr>
  </w:style>
  <w:style w:type="paragraph" w:customStyle="1" w:styleId="5A28105A9C7B4799831E453B7FDB75472">
    <w:name w:val="5A28105A9C7B4799831E453B7FDB75472"/>
    <w:rsid w:val="00A554B1"/>
    <w:rPr>
      <w:rFonts w:eastAsiaTheme="minorHAnsi"/>
    </w:rPr>
  </w:style>
  <w:style w:type="paragraph" w:customStyle="1" w:styleId="1A926B5CAF9E4A35925B82010DCE2DD62">
    <w:name w:val="1A926B5CAF9E4A35925B82010DCE2DD62"/>
    <w:rsid w:val="00A554B1"/>
    <w:rPr>
      <w:rFonts w:eastAsiaTheme="minorHAnsi"/>
    </w:rPr>
  </w:style>
  <w:style w:type="paragraph" w:customStyle="1" w:styleId="B570F04A0467432EB23544B77143ECC72">
    <w:name w:val="B570F04A0467432EB23544B77143ECC72"/>
    <w:rsid w:val="00A554B1"/>
    <w:rPr>
      <w:rFonts w:eastAsiaTheme="minorHAnsi"/>
    </w:rPr>
  </w:style>
  <w:style w:type="paragraph" w:customStyle="1" w:styleId="9FF782CFB8744ABE97FF6643ACB838442">
    <w:name w:val="9FF782CFB8744ABE97FF6643ACB838442"/>
    <w:rsid w:val="00A554B1"/>
    <w:rPr>
      <w:rFonts w:eastAsiaTheme="minorHAnsi"/>
    </w:rPr>
  </w:style>
  <w:style w:type="paragraph" w:customStyle="1" w:styleId="EE85BC1CDF66463987BAA8766B288068">
    <w:name w:val="EE85BC1CDF66463987BAA8766B288068"/>
    <w:rsid w:val="00A554B1"/>
  </w:style>
  <w:style w:type="paragraph" w:customStyle="1" w:styleId="7BA6763E7387469B806A1A86E0D34314">
    <w:name w:val="7BA6763E7387469B806A1A86E0D34314"/>
    <w:rsid w:val="00A554B1"/>
  </w:style>
  <w:style w:type="paragraph" w:customStyle="1" w:styleId="41A799E3AB564A6E9F18A83C810FF749">
    <w:name w:val="41A799E3AB564A6E9F18A83C810FF749"/>
    <w:rsid w:val="00A554B1"/>
  </w:style>
  <w:style w:type="paragraph" w:customStyle="1" w:styleId="8B73E608BAC24FAE87B9E18E993898F5">
    <w:name w:val="8B73E608BAC24FAE87B9E18E993898F5"/>
    <w:rsid w:val="00A554B1"/>
  </w:style>
  <w:style w:type="paragraph" w:customStyle="1" w:styleId="51344CE888BD424D98030B37B8D15258">
    <w:name w:val="51344CE888BD424D98030B37B8D15258"/>
    <w:rsid w:val="00E95BAB"/>
    <w:rPr>
      <w:rFonts w:eastAsiaTheme="minorHAnsi"/>
    </w:rPr>
  </w:style>
  <w:style w:type="paragraph" w:customStyle="1" w:styleId="9B4A72C101B04CFEAEFCD44A7FADD65B">
    <w:name w:val="9B4A72C101B04CFEAEFCD44A7FADD65B"/>
    <w:rsid w:val="00E95BAB"/>
    <w:rPr>
      <w:rFonts w:eastAsiaTheme="minorHAnsi"/>
    </w:rPr>
  </w:style>
  <w:style w:type="paragraph" w:customStyle="1" w:styleId="AB7245D5F2204FED80240DC5A43A78A83">
    <w:name w:val="AB7245D5F2204FED80240DC5A43A78A83"/>
    <w:rsid w:val="00E95BAB"/>
    <w:rPr>
      <w:rFonts w:eastAsiaTheme="minorHAnsi"/>
    </w:rPr>
  </w:style>
  <w:style w:type="paragraph" w:customStyle="1" w:styleId="A76D0FDBB26F4672A9C2F655A10604D32">
    <w:name w:val="A76D0FDBB26F4672A9C2F655A10604D32"/>
    <w:rsid w:val="00E95BAB"/>
    <w:rPr>
      <w:rFonts w:eastAsiaTheme="minorHAnsi"/>
    </w:rPr>
  </w:style>
  <w:style w:type="paragraph" w:customStyle="1" w:styleId="728F84EEE9B946EA9693B16303C2D73E3">
    <w:name w:val="728F84EEE9B946EA9693B16303C2D73E3"/>
    <w:rsid w:val="00E95BAB"/>
    <w:rPr>
      <w:rFonts w:eastAsiaTheme="minorHAnsi"/>
    </w:rPr>
  </w:style>
  <w:style w:type="paragraph" w:customStyle="1" w:styleId="24E6A305ABED4F91B6E76B987D75AD483">
    <w:name w:val="24E6A305ABED4F91B6E76B987D75AD483"/>
    <w:rsid w:val="00E95BAB"/>
    <w:rPr>
      <w:rFonts w:eastAsiaTheme="minorHAnsi"/>
    </w:rPr>
  </w:style>
  <w:style w:type="paragraph" w:customStyle="1" w:styleId="19B1E21EC69C478B912D4FB526B758243">
    <w:name w:val="19B1E21EC69C478B912D4FB526B758243"/>
    <w:rsid w:val="00E95BAB"/>
    <w:rPr>
      <w:rFonts w:eastAsiaTheme="minorHAnsi"/>
    </w:rPr>
  </w:style>
  <w:style w:type="paragraph" w:customStyle="1" w:styleId="533ABE26F45A4DFF92B80AD8BCF355E63">
    <w:name w:val="533ABE26F45A4DFF92B80AD8BCF355E63"/>
    <w:rsid w:val="00E95BAB"/>
    <w:rPr>
      <w:rFonts w:eastAsiaTheme="minorHAnsi"/>
    </w:rPr>
  </w:style>
  <w:style w:type="paragraph" w:customStyle="1" w:styleId="87298A8558744667B6432D7A46A7588D3">
    <w:name w:val="87298A8558744667B6432D7A46A7588D3"/>
    <w:rsid w:val="00E95BAB"/>
    <w:rPr>
      <w:rFonts w:eastAsiaTheme="minorHAnsi"/>
    </w:rPr>
  </w:style>
  <w:style w:type="paragraph" w:customStyle="1" w:styleId="5A28105A9C7B4799831E453B7FDB75473">
    <w:name w:val="5A28105A9C7B4799831E453B7FDB75473"/>
    <w:rsid w:val="00E95BAB"/>
    <w:rPr>
      <w:rFonts w:eastAsiaTheme="minorHAnsi"/>
    </w:rPr>
  </w:style>
  <w:style w:type="paragraph" w:customStyle="1" w:styleId="1A926B5CAF9E4A35925B82010DCE2DD63">
    <w:name w:val="1A926B5CAF9E4A35925B82010DCE2DD63"/>
    <w:rsid w:val="00E95BAB"/>
    <w:rPr>
      <w:rFonts w:eastAsiaTheme="minorHAnsi"/>
    </w:rPr>
  </w:style>
  <w:style w:type="paragraph" w:customStyle="1" w:styleId="B570F04A0467432EB23544B77143ECC73">
    <w:name w:val="B570F04A0467432EB23544B77143ECC73"/>
    <w:rsid w:val="00E95BAB"/>
    <w:rPr>
      <w:rFonts w:eastAsiaTheme="minorHAnsi"/>
    </w:rPr>
  </w:style>
  <w:style w:type="paragraph" w:customStyle="1" w:styleId="9FF782CFB8744ABE97FF6643ACB838443">
    <w:name w:val="9FF782CFB8744ABE97FF6643ACB838443"/>
    <w:rsid w:val="00E95BAB"/>
    <w:rPr>
      <w:rFonts w:eastAsiaTheme="minorHAnsi"/>
    </w:rPr>
  </w:style>
  <w:style w:type="paragraph" w:customStyle="1" w:styleId="EE85BC1CDF66463987BAA8766B2880681">
    <w:name w:val="EE85BC1CDF66463987BAA8766B2880681"/>
    <w:rsid w:val="00E95BAB"/>
    <w:rPr>
      <w:rFonts w:eastAsiaTheme="minorHAnsi"/>
    </w:rPr>
  </w:style>
  <w:style w:type="paragraph" w:customStyle="1" w:styleId="7BA6763E7387469B806A1A86E0D343141">
    <w:name w:val="7BA6763E7387469B806A1A86E0D343141"/>
    <w:rsid w:val="00E95BAB"/>
    <w:rPr>
      <w:rFonts w:eastAsiaTheme="minorHAnsi"/>
    </w:rPr>
  </w:style>
  <w:style w:type="paragraph" w:customStyle="1" w:styleId="41A799E3AB564A6E9F18A83C810FF7491">
    <w:name w:val="41A799E3AB564A6E9F18A83C810FF7491"/>
    <w:rsid w:val="00E95BAB"/>
    <w:rPr>
      <w:rFonts w:eastAsiaTheme="minorHAnsi"/>
    </w:rPr>
  </w:style>
  <w:style w:type="paragraph" w:customStyle="1" w:styleId="95DE61D928A94D8392B6964C339B9F64">
    <w:name w:val="95DE61D928A94D8392B6964C339B9F64"/>
    <w:rsid w:val="00E95BAB"/>
  </w:style>
  <w:style w:type="paragraph" w:customStyle="1" w:styleId="51344CE888BD424D98030B37B8D152581">
    <w:name w:val="51344CE888BD424D98030B37B8D152581"/>
    <w:rsid w:val="00E95BAB"/>
    <w:rPr>
      <w:rFonts w:eastAsiaTheme="minorHAnsi"/>
    </w:rPr>
  </w:style>
  <w:style w:type="paragraph" w:customStyle="1" w:styleId="9B4A72C101B04CFEAEFCD44A7FADD65B1">
    <w:name w:val="9B4A72C101B04CFEAEFCD44A7FADD65B1"/>
    <w:rsid w:val="00E95BAB"/>
    <w:rPr>
      <w:rFonts w:eastAsiaTheme="minorHAnsi"/>
    </w:rPr>
  </w:style>
  <w:style w:type="paragraph" w:customStyle="1" w:styleId="A0463450AE8443ADB5F9547EDF7999F9">
    <w:name w:val="A0463450AE8443ADB5F9547EDF7999F9"/>
    <w:rsid w:val="00E95BAB"/>
    <w:rPr>
      <w:rFonts w:eastAsiaTheme="minorHAnsi"/>
    </w:rPr>
  </w:style>
  <w:style w:type="paragraph" w:customStyle="1" w:styleId="A9E12BB9B76C498D847F023B7AA87DC5">
    <w:name w:val="A9E12BB9B76C498D847F023B7AA87DC5"/>
    <w:rsid w:val="00E95BAB"/>
    <w:rPr>
      <w:rFonts w:eastAsiaTheme="minorHAnsi"/>
    </w:rPr>
  </w:style>
  <w:style w:type="paragraph" w:customStyle="1" w:styleId="AB7245D5F2204FED80240DC5A43A78A84">
    <w:name w:val="AB7245D5F2204FED80240DC5A43A78A84"/>
    <w:rsid w:val="00E95BAB"/>
    <w:rPr>
      <w:rFonts w:eastAsiaTheme="minorHAnsi"/>
    </w:rPr>
  </w:style>
  <w:style w:type="paragraph" w:customStyle="1" w:styleId="A76D0FDBB26F4672A9C2F655A10604D33">
    <w:name w:val="A76D0FDBB26F4672A9C2F655A10604D33"/>
    <w:rsid w:val="00E95BAB"/>
    <w:rPr>
      <w:rFonts w:eastAsiaTheme="minorHAnsi"/>
    </w:rPr>
  </w:style>
  <w:style w:type="paragraph" w:customStyle="1" w:styleId="728F84EEE9B946EA9693B16303C2D73E4">
    <w:name w:val="728F84EEE9B946EA9693B16303C2D73E4"/>
    <w:rsid w:val="00E95BAB"/>
    <w:rPr>
      <w:rFonts w:eastAsiaTheme="minorHAnsi"/>
    </w:rPr>
  </w:style>
  <w:style w:type="paragraph" w:customStyle="1" w:styleId="24E6A305ABED4F91B6E76B987D75AD484">
    <w:name w:val="24E6A305ABED4F91B6E76B987D75AD484"/>
    <w:rsid w:val="00E95BAB"/>
    <w:rPr>
      <w:rFonts w:eastAsiaTheme="minorHAnsi"/>
    </w:rPr>
  </w:style>
  <w:style w:type="paragraph" w:customStyle="1" w:styleId="19B1E21EC69C478B912D4FB526B758244">
    <w:name w:val="19B1E21EC69C478B912D4FB526B758244"/>
    <w:rsid w:val="00E95BAB"/>
    <w:rPr>
      <w:rFonts w:eastAsiaTheme="minorHAnsi"/>
    </w:rPr>
  </w:style>
  <w:style w:type="paragraph" w:customStyle="1" w:styleId="533ABE26F45A4DFF92B80AD8BCF355E64">
    <w:name w:val="533ABE26F45A4DFF92B80AD8BCF355E64"/>
    <w:rsid w:val="00E95BAB"/>
    <w:rPr>
      <w:rFonts w:eastAsiaTheme="minorHAnsi"/>
    </w:rPr>
  </w:style>
  <w:style w:type="paragraph" w:customStyle="1" w:styleId="87298A8558744667B6432D7A46A7588D4">
    <w:name w:val="87298A8558744667B6432D7A46A7588D4"/>
    <w:rsid w:val="00E95BAB"/>
    <w:rPr>
      <w:rFonts w:eastAsiaTheme="minorHAnsi"/>
    </w:rPr>
  </w:style>
  <w:style w:type="paragraph" w:customStyle="1" w:styleId="5A28105A9C7B4799831E453B7FDB75474">
    <w:name w:val="5A28105A9C7B4799831E453B7FDB75474"/>
    <w:rsid w:val="00E95BAB"/>
    <w:rPr>
      <w:rFonts w:eastAsiaTheme="minorHAnsi"/>
    </w:rPr>
  </w:style>
  <w:style w:type="paragraph" w:customStyle="1" w:styleId="1A926B5CAF9E4A35925B82010DCE2DD64">
    <w:name w:val="1A926B5CAF9E4A35925B82010DCE2DD64"/>
    <w:rsid w:val="00E95BAB"/>
    <w:rPr>
      <w:rFonts w:eastAsiaTheme="minorHAnsi"/>
    </w:rPr>
  </w:style>
  <w:style w:type="paragraph" w:customStyle="1" w:styleId="B570F04A0467432EB23544B77143ECC74">
    <w:name w:val="B570F04A0467432EB23544B77143ECC74"/>
    <w:rsid w:val="00E95BAB"/>
    <w:rPr>
      <w:rFonts w:eastAsiaTheme="minorHAnsi"/>
    </w:rPr>
  </w:style>
  <w:style w:type="paragraph" w:customStyle="1" w:styleId="9FF782CFB8744ABE97FF6643ACB838444">
    <w:name w:val="9FF782CFB8744ABE97FF6643ACB838444"/>
    <w:rsid w:val="00E95BAB"/>
    <w:rPr>
      <w:rFonts w:eastAsiaTheme="minorHAnsi"/>
    </w:rPr>
  </w:style>
  <w:style w:type="paragraph" w:customStyle="1" w:styleId="EE85BC1CDF66463987BAA8766B2880682">
    <w:name w:val="EE85BC1CDF66463987BAA8766B2880682"/>
    <w:rsid w:val="00E95BAB"/>
    <w:rPr>
      <w:rFonts w:eastAsiaTheme="minorHAnsi"/>
    </w:rPr>
  </w:style>
  <w:style w:type="paragraph" w:customStyle="1" w:styleId="7BA6763E7387469B806A1A86E0D343142">
    <w:name w:val="7BA6763E7387469B806A1A86E0D343142"/>
    <w:rsid w:val="00E95BAB"/>
    <w:rPr>
      <w:rFonts w:eastAsiaTheme="minorHAnsi"/>
    </w:rPr>
  </w:style>
  <w:style w:type="paragraph" w:customStyle="1" w:styleId="41A799E3AB564A6E9F18A83C810FF7492">
    <w:name w:val="41A799E3AB564A6E9F18A83C810FF7492"/>
    <w:rsid w:val="00E95BAB"/>
    <w:rPr>
      <w:rFonts w:eastAsiaTheme="minorHAnsi"/>
    </w:rPr>
  </w:style>
  <w:style w:type="paragraph" w:customStyle="1" w:styleId="33157A8609AB44DD88CAFCC15DF1828D">
    <w:name w:val="33157A8609AB44DD88CAFCC15DF1828D"/>
    <w:rsid w:val="00E95BAB"/>
  </w:style>
  <w:style w:type="paragraph" w:customStyle="1" w:styleId="B1676FF296E54CA8913C25E33E72B812">
    <w:name w:val="B1676FF296E54CA8913C25E33E72B812"/>
    <w:rsid w:val="00E95BAB"/>
  </w:style>
  <w:style w:type="paragraph" w:customStyle="1" w:styleId="4E1BBB8412AC4C20849B019640B27029">
    <w:name w:val="4E1BBB8412AC4C20849B019640B27029"/>
    <w:rsid w:val="00E95BAB"/>
  </w:style>
  <w:style w:type="paragraph" w:customStyle="1" w:styleId="CEBF9D7EAE3149E18A1440CC443CBFD9">
    <w:name w:val="CEBF9D7EAE3149E18A1440CC443CBFD9"/>
    <w:rsid w:val="00E95BAB"/>
  </w:style>
  <w:style w:type="paragraph" w:customStyle="1" w:styleId="74B5D2D2A66E40BE862D620A48CA9541">
    <w:name w:val="74B5D2D2A66E40BE862D620A48CA9541"/>
    <w:rsid w:val="00E95BAB"/>
  </w:style>
  <w:style w:type="paragraph" w:customStyle="1" w:styleId="CEBF9D7EAE3149E18A1440CC443CBFD91">
    <w:name w:val="CEBF9D7EAE3149E18A1440CC443CBFD91"/>
    <w:rsid w:val="005A1087"/>
    <w:rPr>
      <w:rFonts w:eastAsiaTheme="minorHAnsi"/>
    </w:rPr>
  </w:style>
  <w:style w:type="paragraph" w:customStyle="1" w:styleId="74B5D2D2A66E40BE862D620A48CA95411">
    <w:name w:val="74B5D2D2A66E40BE862D620A48CA95411"/>
    <w:rsid w:val="005A1087"/>
    <w:rPr>
      <w:rFonts w:eastAsiaTheme="minorHAnsi"/>
    </w:rPr>
  </w:style>
  <w:style w:type="paragraph" w:customStyle="1" w:styleId="B1676FF296E54CA8913C25E33E72B8121">
    <w:name w:val="B1676FF296E54CA8913C25E33E72B8121"/>
    <w:rsid w:val="005A1087"/>
    <w:rPr>
      <w:rFonts w:eastAsiaTheme="minorHAnsi"/>
    </w:rPr>
  </w:style>
  <w:style w:type="paragraph" w:customStyle="1" w:styleId="AB7245D5F2204FED80240DC5A43A78A85">
    <w:name w:val="AB7245D5F2204FED80240DC5A43A78A85"/>
    <w:rsid w:val="005A1087"/>
    <w:rPr>
      <w:rFonts w:eastAsiaTheme="minorHAnsi"/>
    </w:rPr>
  </w:style>
  <w:style w:type="paragraph" w:customStyle="1" w:styleId="A76D0FDBB26F4672A9C2F655A10604D34">
    <w:name w:val="A76D0FDBB26F4672A9C2F655A10604D34"/>
    <w:rsid w:val="005A1087"/>
    <w:rPr>
      <w:rFonts w:eastAsiaTheme="minorHAnsi"/>
    </w:rPr>
  </w:style>
  <w:style w:type="paragraph" w:customStyle="1" w:styleId="728F84EEE9B946EA9693B16303C2D73E5">
    <w:name w:val="728F84EEE9B946EA9693B16303C2D73E5"/>
    <w:rsid w:val="005A1087"/>
    <w:rPr>
      <w:rFonts w:eastAsiaTheme="minorHAnsi"/>
    </w:rPr>
  </w:style>
  <w:style w:type="paragraph" w:customStyle="1" w:styleId="19B1E21EC69C478B912D4FB526B758245">
    <w:name w:val="19B1E21EC69C478B912D4FB526B758245"/>
    <w:rsid w:val="005A1087"/>
    <w:rPr>
      <w:rFonts w:eastAsiaTheme="minorHAnsi"/>
    </w:rPr>
  </w:style>
  <w:style w:type="paragraph" w:customStyle="1" w:styleId="87298A8558744667B6432D7A46A7588D5">
    <w:name w:val="87298A8558744667B6432D7A46A7588D5"/>
    <w:rsid w:val="005A1087"/>
    <w:rPr>
      <w:rFonts w:eastAsiaTheme="minorHAnsi"/>
    </w:rPr>
  </w:style>
  <w:style w:type="paragraph" w:customStyle="1" w:styleId="5A28105A9C7B4799831E453B7FDB75475">
    <w:name w:val="5A28105A9C7B4799831E453B7FDB75475"/>
    <w:rsid w:val="005A1087"/>
    <w:rPr>
      <w:rFonts w:eastAsiaTheme="minorHAnsi"/>
    </w:rPr>
  </w:style>
  <w:style w:type="paragraph" w:customStyle="1" w:styleId="1A926B5CAF9E4A35925B82010DCE2DD65">
    <w:name w:val="1A926B5CAF9E4A35925B82010DCE2DD65"/>
    <w:rsid w:val="005A1087"/>
    <w:rPr>
      <w:rFonts w:eastAsiaTheme="minorHAnsi"/>
    </w:rPr>
  </w:style>
  <w:style w:type="paragraph" w:customStyle="1" w:styleId="B570F04A0467432EB23544B77143ECC75">
    <w:name w:val="B570F04A0467432EB23544B77143ECC75"/>
    <w:rsid w:val="005A1087"/>
    <w:rPr>
      <w:rFonts w:eastAsiaTheme="minorHAnsi"/>
    </w:rPr>
  </w:style>
  <w:style w:type="paragraph" w:customStyle="1" w:styleId="9FF782CFB8744ABE97FF6643ACB838445">
    <w:name w:val="9FF782CFB8744ABE97FF6643ACB838445"/>
    <w:rsid w:val="005A1087"/>
    <w:rPr>
      <w:rFonts w:eastAsiaTheme="minorHAnsi"/>
    </w:rPr>
  </w:style>
  <w:style w:type="paragraph" w:customStyle="1" w:styleId="EE85BC1CDF66463987BAA8766B2880683">
    <w:name w:val="EE85BC1CDF66463987BAA8766B2880683"/>
    <w:rsid w:val="005A1087"/>
    <w:rPr>
      <w:rFonts w:eastAsiaTheme="minorHAnsi"/>
    </w:rPr>
  </w:style>
  <w:style w:type="paragraph" w:customStyle="1" w:styleId="7BA6763E7387469B806A1A86E0D343143">
    <w:name w:val="7BA6763E7387469B806A1A86E0D343143"/>
    <w:rsid w:val="005A1087"/>
    <w:rPr>
      <w:rFonts w:eastAsiaTheme="minorHAnsi"/>
    </w:rPr>
  </w:style>
  <w:style w:type="paragraph" w:customStyle="1" w:styleId="41A799E3AB564A6E9F18A83C810FF7493">
    <w:name w:val="41A799E3AB564A6E9F18A83C810FF7493"/>
    <w:rsid w:val="005A1087"/>
    <w:rPr>
      <w:rFonts w:eastAsiaTheme="minorHAnsi"/>
    </w:rPr>
  </w:style>
  <w:style w:type="paragraph" w:customStyle="1" w:styleId="996CDB04B1454DCBAD54ED2B0CCC95B2">
    <w:name w:val="996CDB04B1454DCBAD54ED2B0CCC95B2"/>
    <w:rsid w:val="005A1087"/>
  </w:style>
  <w:style w:type="paragraph" w:customStyle="1" w:styleId="20C8142731B847018DFDC41AD7579754">
    <w:name w:val="20C8142731B847018DFDC41AD7579754"/>
    <w:rsid w:val="005A1087"/>
  </w:style>
  <w:style w:type="paragraph" w:customStyle="1" w:styleId="DFA625341EA547FE8666561C841760DA">
    <w:name w:val="DFA625341EA547FE8666561C841760DA"/>
    <w:rsid w:val="005A1087"/>
  </w:style>
  <w:style w:type="paragraph" w:customStyle="1" w:styleId="E3CF16DC5EBF43419A0DA454F6D849D8">
    <w:name w:val="E3CF16DC5EBF43419A0DA454F6D849D8"/>
    <w:rsid w:val="005A1087"/>
  </w:style>
  <w:style w:type="paragraph" w:customStyle="1" w:styleId="CEBF9D7EAE3149E18A1440CC443CBFD92">
    <w:name w:val="CEBF9D7EAE3149E18A1440CC443CBFD92"/>
    <w:rsid w:val="005A1087"/>
    <w:rPr>
      <w:rFonts w:eastAsiaTheme="minorHAnsi"/>
    </w:rPr>
  </w:style>
  <w:style w:type="paragraph" w:customStyle="1" w:styleId="74B5D2D2A66E40BE862D620A48CA95412">
    <w:name w:val="74B5D2D2A66E40BE862D620A48CA95412"/>
    <w:rsid w:val="005A1087"/>
    <w:rPr>
      <w:rFonts w:eastAsiaTheme="minorHAnsi"/>
    </w:rPr>
  </w:style>
  <w:style w:type="paragraph" w:customStyle="1" w:styleId="B1676FF296E54CA8913C25E33E72B8122">
    <w:name w:val="B1676FF296E54CA8913C25E33E72B8122"/>
    <w:rsid w:val="005A1087"/>
    <w:rPr>
      <w:rFonts w:eastAsiaTheme="minorHAnsi"/>
    </w:rPr>
  </w:style>
  <w:style w:type="paragraph" w:customStyle="1" w:styleId="AB7245D5F2204FED80240DC5A43A78A86">
    <w:name w:val="AB7245D5F2204FED80240DC5A43A78A86"/>
    <w:rsid w:val="005A1087"/>
    <w:rPr>
      <w:rFonts w:eastAsiaTheme="minorHAnsi"/>
    </w:rPr>
  </w:style>
  <w:style w:type="paragraph" w:customStyle="1" w:styleId="A76D0FDBB26F4672A9C2F655A10604D35">
    <w:name w:val="A76D0FDBB26F4672A9C2F655A10604D35"/>
    <w:rsid w:val="005A1087"/>
    <w:rPr>
      <w:rFonts w:eastAsiaTheme="minorHAnsi"/>
    </w:rPr>
  </w:style>
  <w:style w:type="paragraph" w:customStyle="1" w:styleId="728F84EEE9B946EA9693B16303C2D73E6">
    <w:name w:val="728F84EEE9B946EA9693B16303C2D73E6"/>
    <w:rsid w:val="005A1087"/>
    <w:rPr>
      <w:rFonts w:eastAsiaTheme="minorHAnsi"/>
    </w:rPr>
  </w:style>
  <w:style w:type="paragraph" w:customStyle="1" w:styleId="996CDB04B1454DCBAD54ED2B0CCC95B21">
    <w:name w:val="996CDB04B1454DCBAD54ED2B0CCC95B21"/>
    <w:rsid w:val="005A1087"/>
    <w:rPr>
      <w:rFonts w:eastAsiaTheme="minorHAnsi"/>
    </w:rPr>
  </w:style>
  <w:style w:type="paragraph" w:customStyle="1" w:styleId="5A28105A9C7B4799831E453B7FDB75476">
    <w:name w:val="5A28105A9C7B4799831E453B7FDB75476"/>
    <w:rsid w:val="005A1087"/>
    <w:rPr>
      <w:rFonts w:eastAsiaTheme="minorHAnsi"/>
    </w:rPr>
  </w:style>
  <w:style w:type="paragraph" w:customStyle="1" w:styleId="1A926B5CAF9E4A35925B82010DCE2DD66">
    <w:name w:val="1A926B5CAF9E4A35925B82010DCE2DD66"/>
    <w:rsid w:val="005A1087"/>
    <w:rPr>
      <w:rFonts w:eastAsiaTheme="minorHAnsi"/>
    </w:rPr>
  </w:style>
  <w:style w:type="paragraph" w:customStyle="1" w:styleId="B570F04A0467432EB23544B77143ECC76">
    <w:name w:val="B570F04A0467432EB23544B77143ECC76"/>
    <w:rsid w:val="005A1087"/>
    <w:rPr>
      <w:rFonts w:eastAsiaTheme="minorHAnsi"/>
    </w:rPr>
  </w:style>
  <w:style w:type="paragraph" w:customStyle="1" w:styleId="9FF782CFB8744ABE97FF6643ACB838446">
    <w:name w:val="9FF782CFB8744ABE97FF6643ACB838446"/>
    <w:rsid w:val="005A1087"/>
    <w:rPr>
      <w:rFonts w:eastAsiaTheme="minorHAnsi"/>
    </w:rPr>
  </w:style>
  <w:style w:type="paragraph" w:customStyle="1" w:styleId="E3CF16DC5EBF43419A0DA454F6D849D81">
    <w:name w:val="E3CF16DC5EBF43419A0DA454F6D849D81"/>
    <w:rsid w:val="005A1087"/>
    <w:rPr>
      <w:rFonts w:eastAsiaTheme="minorHAnsi"/>
    </w:rPr>
  </w:style>
  <w:style w:type="paragraph" w:customStyle="1" w:styleId="EE85BC1CDF66463987BAA8766B2880684">
    <w:name w:val="EE85BC1CDF66463987BAA8766B2880684"/>
    <w:rsid w:val="005A1087"/>
    <w:rPr>
      <w:rFonts w:eastAsiaTheme="minorHAnsi"/>
    </w:rPr>
  </w:style>
  <w:style w:type="paragraph" w:customStyle="1" w:styleId="7BA6763E7387469B806A1A86E0D343144">
    <w:name w:val="7BA6763E7387469B806A1A86E0D343144"/>
    <w:rsid w:val="005A1087"/>
    <w:rPr>
      <w:rFonts w:eastAsiaTheme="minorHAnsi"/>
    </w:rPr>
  </w:style>
  <w:style w:type="paragraph" w:customStyle="1" w:styleId="41A799E3AB564A6E9F18A83C810FF7494">
    <w:name w:val="41A799E3AB564A6E9F18A83C810FF7494"/>
    <w:rsid w:val="005A1087"/>
    <w:rPr>
      <w:rFonts w:eastAsiaTheme="minorHAnsi"/>
    </w:rPr>
  </w:style>
  <w:style w:type="paragraph" w:customStyle="1" w:styleId="B5AF5C06C8994815B02B09FC5672532C">
    <w:name w:val="B5AF5C06C8994815B02B09FC5672532C"/>
    <w:rsid w:val="005A1087"/>
  </w:style>
  <w:style w:type="paragraph" w:customStyle="1" w:styleId="78472F3F9425430E8ED347E5D4CBA8F3">
    <w:name w:val="78472F3F9425430E8ED347E5D4CBA8F3"/>
    <w:rsid w:val="005A1087"/>
  </w:style>
  <w:style w:type="paragraph" w:customStyle="1" w:styleId="A497A9B77406470BA8D9922C66DAC446">
    <w:name w:val="A497A9B77406470BA8D9922C66DAC446"/>
    <w:rsid w:val="005A1087"/>
  </w:style>
  <w:style w:type="paragraph" w:customStyle="1" w:styleId="717E3256BE554535BCEDA9893D4E08AC">
    <w:name w:val="717E3256BE554535BCEDA9893D4E08AC"/>
    <w:rsid w:val="005A1087"/>
  </w:style>
  <w:style w:type="paragraph" w:customStyle="1" w:styleId="47C9505253564ECC9CB2E976B12ED5CA">
    <w:name w:val="47C9505253564ECC9CB2E976B12ED5CA"/>
    <w:rsid w:val="005A1087"/>
  </w:style>
  <w:style w:type="paragraph" w:customStyle="1" w:styleId="4C33FA46621B4415B1AFB39013697C2B">
    <w:name w:val="4C33FA46621B4415B1AFB39013697C2B"/>
    <w:rsid w:val="005A1087"/>
  </w:style>
  <w:style w:type="paragraph" w:customStyle="1" w:styleId="90BC830FBB82494F96421D718CA5E233">
    <w:name w:val="90BC830FBB82494F96421D718CA5E233"/>
    <w:rsid w:val="005A1087"/>
  </w:style>
  <w:style w:type="paragraph" w:customStyle="1" w:styleId="7BD2DD8A895142F9BF3DDF78E3B9E26D">
    <w:name w:val="7BD2DD8A895142F9BF3DDF78E3B9E26D"/>
    <w:rsid w:val="005A1087"/>
  </w:style>
  <w:style w:type="paragraph" w:customStyle="1" w:styleId="CEBF9D7EAE3149E18A1440CC443CBFD93">
    <w:name w:val="CEBF9D7EAE3149E18A1440CC443CBFD93"/>
    <w:rsid w:val="00EE242F"/>
    <w:rPr>
      <w:rFonts w:eastAsiaTheme="minorHAnsi"/>
    </w:rPr>
  </w:style>
  <w:style w:type="paragraph" w:customStyle="1" w:styleId="74B5D2D2A66E40BE862D620A48CA95413">
    <w:name w:val="74B5D2D2A66E40BE862D620A48CA95413"/>
    <w:rsid w:val="00EE242F"/>
    <w:rPr>
      <w:rFonts w:eastAsiaTheme="minorHAnsi"/>
    </w:rPr>
  </w:style>
  <w:style w:type="paragraph" w:customStyle="1" w:styleId="A76D0FDBB26F4672A9C2F655A10604D36">
    <w:name w:val="A76D0FDBB26F4672A9C2F655A10604D36"/>
    <w:rsid w:val="00EE242F"/>
    <w:rPr>
      <w:rFonts w:eastAsiaTheme="minorHAnsi"/>
    </w:rPr>
  </w:style>
  <w:style w:type="paragraph" w:customStyle="1" w:styleId="5A28105A9C7B4799831E453B7FDB75477">
    <w:name w:val="5A28105A9C7B4799831E453B7FDB75477"/>
    <w:rsid w:val="00EE242F"/>
    <w:rPr>
      <w:rFonts w:eastAsiaTheme="minorHAnsi"/>
    </w:rPr>
  </w:style>
  <w:style w:type="paragraph" w:customStyle="1" w:styleId="1A926B5CAF9E4A35925B82010DCE2DD67">
    <w:name w:val="1A926B5CAF9E4A35925B82010DCE2DD67"/>
    <w:rsid w:val="00EE242F"/>
    <w:rPr>
      <w:rFonts w:eastAsiaTheme="minorHAnsi"/>
    </w:rPr>
  </w:style>
  <w:style w:type="paragraph" w:customStyle="1" w:styleId="B570F04A0467432EB23544B77143ECC77">
    <w:name w:val="B570F04A0467432EB23544B77143ECC77"/>
    <w:rsid w:val="00EE242F"/>
    <w:rPr>
      <w:rFonts w:eastAsiaTheme="minorHAnsi"/>
    </w:rPr>
  </w:style>
  <w:style w:type="paragraph" w:customStyle="1" w:styleId="9FF782CFB8744ABE97FF6643ACB838447">
    <w:name w:val="9FF782CFB8744ABE97FF6643ACB838447"/>
    <w:rsid w:val="00EE242F"/>
    <w:rPr>
      <w:rFonts w:eastAsiaTheme="minorHAnsi"/>
    </w:rPr>
  </w:style>
  <w:style w:type="paragraph" w:customStyle="1" w:styleId="E3CF16DC5EBF43419A0DA454F6D849D82">
    <w:name w:val="E3CF16DC5EBF43419A0DA454F6D849D82"/>
    <w:rsid w:val="00EE242F"/>
    <w:rPr>
      <w:rFonts w:eastAsiaTheme="minorHAnsi"/>
    </w:rPr>
  </w:style>
  <w:style w:type="paragraph" w:customStyle="1" w:styleId="1ACE8BB3B0CE49F28ECB7413480F0208">
    <w:name w:val="1ACE8BB3B0CE49F28ECB7413480F0208"/>
    <w:rsid w:val="00EE242F"/>
  </w:style>
  <w:style w:type="paragraph" w:customStyle="1" w:styleId="A4A236512FC0494BAF33C24854A0C84D">
    <w:name w:val="A4A236512FC0494BAF33C24854A0C84D"/>
    <w:rsid w:val="00EE242F"/>
  </w:style>
  <w:style w:type="paragraph" w:customStyle="1" w:styleId="DC47AA0B135145B4B5689693D8B3833D">
    <w:name w:val="DC47AA0B135145B4B5689693D8B3833D"/>
    <w:rsid w:val="00EE242F"/>
  </w:style>
  <w:style w:type="paragraph" w:customStyle="1" w:styleId="0704B2FBA5724D6885BBBE50D4DF7176">
    <w:name w:val="0704B2FBA5724D6885BBBE50D4DF7176"/>
    <w:rsid w:val="00EE76B6"/>
  </w:style>
  <w:style w:type="paragraph" w:customStyle="1" w:styleId="CBEB1461DBA1404F9F41301AA45CC400">
    <w:name w:val="CBEB1461DBA1404F9F41301AA45CC400"/>
    <w:rsid w:val="00EE76B6"/>
  </w:style>
  <w:style w:type="paragraph" w:customStyle="1" w:styleId="3A871D227993427FA6B58F7B464BB7F4">
    <w:name w:val="3A871D227993427FA6B58F7B464BB7F4"/>
    <w:rsid w:val="00EE76B6"/>
  </w:style>
  <w:style w:type="paragraph" w:customStyle="1" w:styleId="7ABD7DA0158A4A0289E5FCAB538160E1">
    <w:name w:val="7ABD7DA0158A4A0289E5FCAB538160E1"/>
    <w:rsid w:val="00EE76B6"/>
  </w:style>
  <w:style w:type="paragraph" w:customStyle="1" w:styleId="9E9A971070784C7C89128C9695C7F00A">
    <w:name w:val="9E9A971070784C7C89128C9695C7F00A"/>
    <w:rsid w:val="00EE76B6"/>
  </w:style>
  <w:style w:type="paragraph" w:customStyle="1" w:styleId="E4CCDE928EDD4492A71932E659D1DA25">
    <w:name w:val="E4CCDE928EDD4492A71932E659D1DA25"/>
    <w:rsid w:val="00EE76B6"/>
  </w:style>
  <w:style w:type="paragraph" w:customStyle="1" w:styleId="881BAD3FB0BC4FA486D92014FA7CA09D">
    <w:name w:val="881BAD3FB0BC4FA486D92014FA7CA09D"/>
    <w:rsid w:val="00EE76B6"/>
  </w:style>
  <w:style w:type="paragraph" w:customStyle="1" w:styleId="CADC3DEBB95B48E080639AD710E1549F">
    <w:name w:val="CADC3DEBB95B48E080639AD710E1549F"/>
    <w:rsid w:val="00EE76B6"/>
  </w:style>
  <w:style w:type="paragraph" w:customStyle="1" w:styleId="01D66AC17E44401C9D6626A9918D9738">
    <w:name w:val="01D66AC17E44401C9D6626A9918D9738"/>
    <w:rsid w:val="00EE76B6"/>
  </w:style>
  <w:style w:type="paragraph" w:customStyle="1" w:styleId="6E1C70E195AE470C9A38718C5B16C42C">
    <w:name w:val="6E1C70E195AE470C9A38718C5B16C42C"/>
    <w:rsid w:val="00EE76B6"/>
  </w:style>
  <w:style w:type="paragraph" w:customStyle="1" w:styleId="BA43DECE5C4042B591124855B99E081D">
    <w:name w:val="BA43DECE5C4042B591124855B99E081D"/>
    <w:rsid w:val="00EE76B6"/>
  </w:style>
  <w:style w:type="paragraph" w:customStyle="1" w:styleId="A130F7CD2A0B4DC5A4BAEDEEB24A3894">
    <w:name w:val="A130F7CD2A0B4DC5A4BAEDEEB24A3894"/>
    <w:rsid w:val="00EE76B6"/>
  </w:style>
  <w:style w:type="paragraph" w:customStyle="1" w:styleId="65B20E501FB940B5AD3D24FA8277A4B5">
    <w:name w:val="65B20E501FB940B5AD3D24FA8277A4B5"/>
    <w:rsid w:val="00EE76B6"/>
  </w:style>
  <w:style w:type="paragraph" w:customStyle="1" w:styleId="C96F2451A9D24337BF760E32A361DAE6">
    <w:name w:val="C96F2451A9D24337BF760E32A361DAE6"/>
    <w:rsid w:val="00EE76B6"/>
  </w:style>
  <w:style w:type="paragraph" w:customStyle="1" w:styleId="A4B75F5BE43B43219C9CCECBC5CEFFEA">
    <w:name w:val="A4B75F5BE43B43219C9CCECBC5CEFFEA"/>
    <w:rsid w:val="00EE76B6"/>
  </w:style>
  <w:style w:type="paragraph" w:customStyle="1" w:styleId="DC2ECF003EE34712B020CB3A5BA4B36D">
    <w:name w:val="DC2ECF003EE34712B020CB3A5BA4B36D"/>
    <w:rsid w:val="00EE76B6"/>
  </w:style>
  <w:style w:type="paragraph" w:customStyle="1" w:styleId="A30A3D0536BA47638F0065552AE7ADD5">
    <w:name w:val="A30A3D0536BA47638F0065552AE7ADD5"/>
    <w:rsid w:val="00EE76B6"/>
  </w:style>
  <w:style w:type="paragraph" w:customStyle="1" w:styleId="96738EAE5B444E9FA0CBD74017E7C3B9">
    <w:name w:val="96738EAE5B444E9FA0CBD74017E7C3B9"/>
    <w:rsid w:val="001A304F"/>
  </w:style>
  <w:style w:type="paragraph" w:customStyle="1" w:styleId="01A1A606144C408FA1DBA2299AD09D25">
    <w:name w:val="01A1A606144C408FA1DBA2299AD09D25"/>
    <w:rsid w:val="001A304F"/>
  </w:style>
  <w:style w:type="paragraph" w:customStyle="1" w:styleId="83DF2964C799495BA101A97844B28D10">
    <w:name w:val="83DF2964C799495BA101A97844B28D10"/>
    <w:rsid w:val="001A304F"/>
  </w:style>
  <w:style w:type="paragraph" w:customStyle="1" w:styleId="B1126D9E46804D58B70D8121089BA8BF">
    <w:name w:val="B1126D9E46804D58B70D8121089BA8BF"/>
    <w:rsid w:val="001A304F"/>
  </w:style>
  <w:style w:type="paragraph" w:customStyle="1" w:styleId="C4F829EA76B141B3B256DBBF73EF116E">
    <w:name w:val="C4F829EA76B141B3B256DBBF73EF116E"/>
    <w:rsid w:val="001A304F"/>
  </w:style>
  <w:style w:type="paragraph" w:customStyle="1" w:styleId="C96CA0AD0D7A48ED89793A6252DA5F64">
    <w:name w:val="C96CA0AD0D7A48ED89793A6252DA5F64"/>
    <w:rsid w:val="001A304F"/>
  </w:style>
  <w:style w:type="paragraph" w:customStyle="1" w:styleId="596DB73FDDA64DF6AA7518ACDDBD23A0">
    <w:name w:val="596DB73FDDA64DF6AA7518ACDDBD23A0"/>
    <w:rsid w:val="001A304F"/>
  </w:style>
  <w:style w:type="paragraph" w:customStyle="1" w:styleId="AB94BD6F9E844739925896353268AE4C">
    <w:name w:val="AB94BD6F9E844739925896353268AE4C"/>
    <w:rsid w:val="001A304F"/>
  </w:style>
  <w:style w:type="paragraph" w:customStyle="1" w:styleId="2A532D583F074B31AA67CB2C78455F5C">
    <w:name w:val="2A532D583F074B31AA67CB2C78455F5C"/>
    <w:rsid w:val="001A304F"/>
  </w:style>
  <w:style w:type="paragraph" w:customStyle="1" w:styleId="01D458BF1E1F4EA1876FCE786F75EEEF">
    <w:name w:val="01D458BF1E1F4EA1876FCE786F75EEEF"/>
    <w:rsid w:val="001A304F"/>
  </w:style>
  <w:style w:type="paragraph" w:customStyle="1" w:styleId="0B66587DD962418F8D8024998F9A5857">
    <w:name w:val="0B66587DD962418F8D8024998F9A5857"/>
    <w:rsid w:val="001A304F"/>
  </w:style>
  <w:style w:type="paragraph" w:customStyle="1" w:styleId="87505227FFE7454BB424AFC8C807DF3E">
    <w:name w:val="87505227FFE7454BB424AFC8C807DF3E"/>
    <w:rsid w:val="001A304F"/>
  </w:style>
  <w:style w:type="paragraph" w:customStyle="1" w:styleId="D499FB4816B1425A8282FCBD40786137">
    <w:name w:val="D499FB4816B1425A8282FCBD40786137"/>
    <w:rsid w:val="001A304F"/>
  </w:style>
  <w:style w:type="paragraph" w:customStyle="1" w:styleId="4CF5FC2BA80A4F82A2B3358E50D3423F">
    <w:name w:val="4CF5FC2BA80A4F82A2B3358E50D3423F"/>
    <w:rsid w:val="001A304F"/>
  </w:style>
  <w:style w:type="paragraph" w:customStyle="1" w:styleId="F76F947E3D4C4B23B76BD6744D40B90C">
    <w:name w:val="F76F947E3D4C4B23B76BD6744D40B90C"/>
    <w:rsid w:val="001A304F"/>
  </w:style>
  <w:style w:type="paragraph" w:customStyle="1" w:styleId="7A4DBA22367741BD918F73B5E9C7E281">
    <w:name w:val="7A4DBA22367741BD918F73B5E9C7E281"/>
    <w:rsid w:val="001A304F"/>
  </w:style>
  <w:style w:type="paragraph" w:customStyle="1" w:styleId="01667DA2BE954D16879D7FE7B800D773">
    <w:name w:val="01667DA2BE954D16879D7FE7B800D773"/>
    <w:rsid w:val="001A304F"/>
  </w:style>
  <w:style w:type="paragraph" w:customStyle="1" w:styleId="8791EE7BF772416DA1CA6911F18FC02A">
    <w:name w:val="8791EE7BF772416DA1CA6911F18FC02A"/>
    <w:rsid w:val="001A304F"/>
  </w:style>
  <w:style w:type="paragraph" w:customStyle="1" w:styleId="D784136AE47C4EC7870380E8BC9E04CA">
    <w:name w:val="D784136AE47C4EC7870380E8BC9E04CA"/>
    <w:rsid w:val="001A304F"/>
  </w:style>
  <w:style w:type="paragraph" w:customStyle="1" w:styleId="47B054533C9448ABACC9BB1C58667D6F">
    <w:name w:val="47B054533C9448ABACC9BB1C58667D6F"/>
    <w:rsid w:val="001A304F"/>
  </w:style>
  <w:style w:type="paragraph" w:customStyle="1" w:styleId="9E02205E03894033990EFEB04B846C45">
    <w:name w:val="9E02205E03894033990EFEB04B846C45"/>
    <w:rsid w:val="001A304F"/>
  </w:style>
  <w:style w:type="paragraph" w:customStyle="1" w:styleId="D413FB63D58B4A6F832A9F3753E5F670">
    <w:name w:val="D413FB63D58B4A6F832A9F3753E5F670"/>
    <w:rsid w:val="001A304F"/>
  </w:style>
  <w:style w:type="paragraph" w:customStyle="1" w:styleId="BCF4688684A14E8898606406D2C3D112">
    <w:name w:val="BCF4688684A14E8898606406D2C3D112"/>
    <w:rsid w:val="001A304F"/>
  </w:style>
  <w:style w:type="paragraph" w:customStyle="1" w:styleId="DEF74CAA17F54BDBB3B0AAA28AF2D767">
    <w:name w:val="DEF74CAA17F54BDBB3B0AAA28AF2D767"/>
    <w:rsid w:val="001A304F"/>
  </w:style>
  <w:style w:type="paragraph" w:customStyle="1" w:styleId="E7D896D73E284F088511D0CF086ACBD5">
    <w:name w:val="E7D896D73E284F088511D0CF086ACBD5"/>
    <w:rsid w:val="001A304F"/>
  </w:style>
  <w:style w:type="paragraph" w:customStyle="1" w:styleId="02EA77170DE3408091D74F6AB5476F56">
    <w:name w:val="02EA77170DE3408091D74F6AB5476F56"/>
    <w:rsid w:val="001A304F"/>
  </w:style>
  <w:style w:type="paragraph" w:customStyle="1" w:styleId="4C36891817C64615B69526D33EAF96BD">
    <w:name w:val="4C36891817C64615B69526D33EAF96BD"/>
    <w:rsid w:val="001A304F"/>
  </w:style>
  <w:style w:type="paragraph" w:customStyle="1" w:styleId="44071277ED2A4A2FB0958319C8861BB9">
    <w:name w:val="44071277ED2A4A2FB0958319C8861BB9"/>
    <w:rsid w:val="001A304F"/>
  </w:style>
  <w:style w:type="paragraph" w:customStyle="1" w:styleId="C6F3C795636F4631A31ADDC5F37AE68C">
    <w:name w:val="C6F3C795636F4631A31ADDC5F37AE68C"/>
    <w:rsid w:val="001A304F"/>
  </w:style>
  <w:style w:type="paragraph" w:customStyle="1" w:styleId="7D026F8DCD994067AAEF19B9DC9685FF">
    <w:name w:val="7D026F8DCD994067AAEF19B9DC9685FF"/>
  </w:style>
  <w:style w:type="paragraph" w:customStyle="1" w:styleId="248C5D5597E740488BC5D5C5B94FBA54">
    <w:name w:val="248C5D5597E740488BC5D5C5B94FBA54"/>
  </w:style>
  <w:style w:type="paragraph" w:customStyle="1" w:styleId="D7DCD30F607B4E04ADDED0AAA56DB385">
    <w:name w:val="D7DCD30F607B4E04ADDED0AAA56DB385"/>
  </w:style>
  <w:style w:type="paragraph" w:customStyle="1" w:styleId="0F493D28B37B4EDBB19228F54EC18FD8">
    <w:name w:val="0F493D28B37B4EDBB19228F54EC18FD8"/>
  </w:style>
  <w:style w:type="paragraph" w:customStyle="1" w:styleId="A3D22CC48A9C46459E959D2CD2DE3E37">
    <w:name w:val="A3D22CC48A9C46459E959D2CD2DE3E37"/>
  </w:style>
  <w:style w:type="paragraph" w:customStyle="1" w:styleId="A777D82BFA474EA085B7F37E460D0FC6">
    <w:name w:val="A777D82BFA474EA085B7F37E460D0FC6"/>
  </w:style>
  <w:style w:type="paragraph" w:customStyle="1" w:styleId="CC174193B36A42C4A9F3AC66813C6476">
    <w:name w:val="CC174193B36A42C4A9F3AC66813C6476"/>
  </w:style>
  <w:style w:type="paragraph" w:customStyle="1" w:styleId="02F8743FC1374CCA818B8FA8B7476E01">
    <w:name w:val="02F8743FC1374CCA818B8FA8B7476E01"/>
  </w:style>
  <w:style w:type="paragraph" w:customStyle="1" w:styleId="A13DD0346A31422D9160DE15694789C3">
    <w:name w:val="A13DD0346A31422D9160DE15694789C3"/>
  </w:style>
  <w:style w:type="paragraph" w:customStyle="1" w:styleId="18DA000678FA40929A67A480E8ADF24F">
    <w:name w:val="18DA000678FA40929A67A480E8ADF24F"/>
  </w:style>
  <w:style w:type="paragraph" w:customStyle="1" w:styleId="C492E78F4B3C4C8C9A04E9C630855D0E">
    <w:name w:val="C492E78F4B3C4C8C9A04E9C630855D0E"/>
  </w:style>
  <w:style w:type="paragraph" w:customStyle="1" w:styleId="5F4195E4F0C846FDA44DAEEA1C267E80">
    <w:name w:val="5F4195E4F0C846FDA44DAEEA1C267E80"/>
  </w:style>
  <w:style w:type="paragraph" w:customStyle="1" w:styleId="0A933E6C695A452E9D3EDB8D3221CC4A">
    <w:name w:val="0A933E6C695A452E9D3EDB8D3221CC4A"/>
  </w:style>
  <w:style w:type="paragraph" w:customStyle="1" w:styleId="003B12F6B9EE4692865DCA8723886EA8">
    <w:name w:val="003B12F6B9EE4692865DCA8723886EA8"/>
    <w:rsid w:val="003670D6"/>
  </w:style>
  <w:style w:type="paragraph" w:customStyle="1" w:styleId="3F690CF747364A4A8890DD983389E9A5">
    <w:name w:val="3F690CF747364A4A8890DD983389E9A5"/>
    <w:rsid w:val="003670D6"/>
  </w:style>
  <w:style w:type="paragraph" w:customStyle="1" w:styleId="1ED7A586C2184D2EA414CD72CC87F2C6">
    <w:name w:val="1ED7A586C2184D2EA414CD72CC87F2C6"/>
    <w:rsid w:val="003670D6"/>
  </w:style>
  <w:style w:type="paragraph" w:customStyle="1" w:styleId="8AD749888D994F8F81B3516DDE74F848">
    <w:name w:val="8AD749888D994F8F81B3516DDE74F848"/>
    <w:rsid w:val="003670D6"/>
  </w:style>
  <w:style w:type="paragraph" w:customStyle="1" w:styleId="EB5AF090056F42D38DDE54B298ACA25E">
    <w:name w:val="EB5AF090056F42D38DDE54B298ACA25E"/>
    <w:rsid w:val="003670D6"/>
  </w:style>
  <w:style w:type="paragraph" w:customStyle="1" w:styleId="1FA26C2CDF344898B95F1C275EFFAD4E">
    <w:name w:val="1FA26C2CDF344898B95F1C275EFFAD4E"/>
    <w:rsid w:val="003670D6"/>
  </w:style>
  <w:style w:type="paragraph" w:customStyle="1" w:styleId="3B6ED11CDBB24D0BBEC3517311D41123">
    <w:name w:val="3B6ED11CDBB24D0BBEC3517311D41123"/>
    <w:rsid w:val="003670D6"/>
  </w:style>
  <w:style w:type="paragraph" w:customStyle="1" w:styleId="03099C06523E49CC89B138CB1BA8B6E7">
    <w:name w:val="03099C06523E49CC89B138CB1BA8B6E7"/>
    <w:rsid w:val="003670D6"/>
  </w:style>
  <w:style w:type="paragraph" w:customStyle="1" w:styleId="C4E3AF966C824D45A04BC73B0B76928B">
    <w:name w:val="C4E3AF966C824D45A04BC73B0B76928B"/>
    <w:rsid w:val="003670D6"/>
  </w:style>
  <w:style w:type="paragraph" w:customStyle="1" w:styleId="DA76C4612CA14ABB81D9833B86C0E43E">
    <w:name w:val="DA76C4612CA14ABB81D9833B86C0E43E"/>
    <w:rsid w:val="003670D6"/>
  </w:style>
  <w:style w:type="paragraph" w:customStyle="1" w:styleId="F92AF7A1914A4A79BBEAD863F9C500E8">
    <w:name w:val="F92AF7A1914A4A79BBEAD863F9C500E8"/>
    <w:rsid w:val="003670D6"/>
  </w:style>
  <w:style w:type="paragraph" w:customStyle="1" w:styleId="6E53EC05DDE34C2D8E34C64B4413591A">
    <w:name w:val="6E53EC05DDE34C2D8E34C64B4413591A"/>
    <w:rsid w:val="003670D6"/>
  </w:style>
  <w:style w:type="paragraph" w:customStyle="1" w:styleId="1E3DDE52C0DB4E4D811531591A85871A">
    <w:name w:val="1E3DDE52C0DB4E4D811531591A85871A"/>
    <w:rsid w:val="003670D6"/>
  </w:style>
  <w:style w:type="paragraph" w:customStyle="1" w:styleId="AE05719A89DE446896DD0A2B21DFEEA4">
    <w:name w:val="AE05719A89DE446896DD0A2B21DFEEA4"/>
    <w:rsid w:val="003670D6"/>
  </w:style>
  <w:style w:type="paragraph" w:customStyle="1" w:styleId="38209E6A114F4EF9935071740A17ABB7">
    <w:name w:val="38209E6A114F4EF9935071740A17ABB7"/>
    <w:rsid w:val="00643D5A"/>
  </w:style>
  <w:style w:type="paragraph" w:customStyle="1" w:styleId="A9B0334DD5494243BF31330FDDCEFB16">
    <w:name w:val="A9B0334DD5494243BF31330FDDCEFB16"/>
    <w:rsid w:val="00643D5A"/>
  </w:style>
  <w:style w:type="paragraph" w:customStyle="1" w:styleId="A24B6669D16A486BA8A168F8BD9DF9D7">
    <w:name w:val="A24B6669D16A486BA8A168F8BD9DF9D7"/>
    <w:rsid w:val="00643D5A"/>
  </w:style>
  <w:style w:type="paragraph" w:customStyle="1" w:styleId="7B43FDC43B304934B3D35EFC8D91F522">
    <w:name w:val="7B43FDC43B304934B3D35EFC8D91F522"/>
    <w:rsid w:val="00643D5A"/>
  </w:style>
  <w:style w:type="paragraph" w:customStyle="1" w:styleId="E64772CFE2A5433BA16E3A5E98C5CB55">
    <w:name w:val="E64772CFE2A5433BA16E3A5E98C5CB55"/>
    <w:rsid w:val="00643D5A"/>
  </w:style>
  <w:style w:type="paragraph" w:customStyle="1" w:styleId="50CF8E46B4CD43EC9818C3F6AF5E163D">
    <w:name w:val="50CF8E46B4CD43EC9818C3F6AF5E163D"/>
    <w:rsid w:val="00643D5A"/>
  </w:style>
  <w:style w:type="paragraph" w:customStyle="1" w:styleId="B7012D1BF9D5465AA9477AEAB2BF195F">
    <w:name w:val="B7012D1BF9D5465AA9477AEAB2BF195F"/>
    <w:rsid w:val="00643D5A"/>
  </w:style>
  <w:style w:type="paragraph" w:customStyle="1" w:styleId="0454D5E8298C4287AF569D4E9C26CD84">
    <w:name w:val="0454D5E8298C4287AF569D4E9C26CD84"/>
    <w:rsid w:val="00643D5A"/>
  </w:style>
  <w:style w:type="paragraph" w:customStyle="1" w:styleId="32462D766A91478C8D3E43F4DE5CEF1E">
    <w:name w:val="32462D766A91478C8D3E43F4DE5CEF1E"/>
    <w:rsid w:val="00643D5A"/>
  </w:style>
  <w:style w:type="paragraph" w:customStyle="1" w:styleId="2583203A42034FEDBC7B828CCDFA1502">
    <w:name w:val="2583203A42034FEDBC7B828CCDFA1502"/>
    <w:rsid w:val="00643D5A"/>
  </w:style>
  <w:style w:type="paragraph" w:customStyle="1" w:styleId="53744329819E449E8615C026D8D35694">
    <w:name w:val="53744329819E449E8615C026D8D35694"/>
    <w:rsid w:val="00643D5A"/>
  </w:style>
  <w:style w:type="paragraph" w:customStyle="1" w:styleId="2DF58D9197AB49C0AE169C6A5754DAB2">
    <w:name w:val="2DF58D9197AB49C0AE169C6A5754DAB2"/>
    <w:rsid w:val="00643D5A"/>
  </w:style>
  <w:style w:type="paragraph" w:customStyle="1" w:styleId="F7BE9896EB3146668660DFA3337FF0B6">
    <w:name w:val="F7BE9896EB3146668660DFA3337FF0B6"/>
    <w:rsid w:val="00643D5A"/>
  </w:style>
  <w:style w:type="paragraph" w:customStyle="1" w:styleId="4022113E30634A559CA2EBC3C89789EA">
    <w:name w:val="4022113E30634A559CA2EBC3C89789EA"/>
    <w:rsid w:val="001D2953"/>
  </w:style>
  <w:style w:type="paragraph" w:customStyle="1" w:styleId="5C83BD620D8D4064B83AF5A6A009DB04">
    <w:name w:val="5C83BD620D8D4064B83AF5A6A009DB04"/>
    <w:rsid w:val="00CF4B51"/>
  </w:style>
  <w:style w:type="paragraph" w:customStyle="1" w:styleId="E411DCC99DA54E61970945F006280B47">
    <w:name w:val="E411DCC99DA54E61970945F006280B47"/>
    <w:rsid w:val="00CF4B51"/>
  </w:style>
  <w:style w:type="paragraph" w:customStyle="1" w:styleId="BCFC1F528D634FF1BE2E1822EA44D430">
    <w:name w:val="BCFC1F528D634FF1BE2E1822EA44D430"/>
    <w:rsid w:val="00CF4B51"/>
  </w:style>
  <w:style w:type="paragraph" w:customStyle="1" w:styleId="C3D61969FAA747578A3F45096150B61A">
    <w:name w:val="C3D61969FAA747578A3F45096150B61A"/>
    <w:rsid w:val="00CF4B51"/>
  </w:style>
  <w:style w:type="paragraph" w:customStyle="1" w:styleId="3888B52FCFAB491CACEAFEBBA07A53BB">
    <w:name w:val="3888B52FCFAB491CACEAFEBBA07A53BB"/>
    <w:rsid w:val="00CF4B51"/>
  </w:style>
  <w:style w:type="paragraph" w:customStyle="1" w:styleId="6BAB584B0D0C4DFA966342720BE9242B">
    <w:name w:val="6BAB584B0D0C4DFA966342720BE9242B"/>
    <w:rsid w:val="00CF4B51"/>
  </w:style>
  <w:style w:type="paragraph" w:customStyle="1" w:styleId="6D208DE14D3A4F059E8CB96E7765767E">
    <w:name w:val="6D208DE14D3A4F059E8CB96E7765767E"/>
    <w:rsid w:val="00CF4B51"/>
  </w:style>
  <w:style w:type="paragraph" w:customStyle="1" w:styleId="F96515EEB28E49A0A22CCAA227A82087">
    <w:name w:val="F96515EEB28E49A0A22CCAA227A82087"/>
    <w:rsid w:val="00CF4B51"/>
  </w:style>
  <w:style w:type="paragraph" w:customStyle="1" w:styleId="0BF4B1DBBDD840DB9A1B500B9918F532">
    <w:name w:val="0BF4B1DBBDD840DB9A1B500B9918F532"/>
    <w:rsid w:val="00CF4B51"/>
  </w:style>
  <w:style w:type="paragraph" w:customStyle="1" w:styleId="681BCBA1524E4578AD6D7B711CDE7FC4">
    <w:name w:val="681BCBA1524E4578AD6D7B711CDE7FC4"/>
    <w:rsid w:val="00CF4B51"/>
  </w:style>
  <w:style w:type="paragraph" w:customStyle="1" w:styleId="F2470921DA3B4723A5B9B4B7ED61B7A5">
    <w:name w:val="F2470921DA3B4723A5B9B4B7ED61B7A5"/>
    <w:rsid w:val="00CF4B51"/>
  </w:style>
  <w:style w:type="paragraph" w:customStyle="1" w:styleId="AE718FD7469C4CFD970228CA4B114932">
    <w:name w:val="AE718FD7469C4CFD970228CA4B114932"/>
    <w:rsid w:val="00CF4B51"/>
  </w:style>
  <w:style w:type="paragraph" w:customStyle="1" w:styleId="CBC6B3182CFB4DB986EF86BB6AF343A3">
    <w:name w:val="CBC6B3182CFB4DB986EF86BB6AF343A3"/>
    <w:rsid w:val="00CF4B51"/>
  </w:style>
  <w:style w:type="paragraph" w:customStyle="1" w:styleId="F7AD774142714E54BF34914CE8AF2242">
    <w:name w:val="F7AD774142714E54BF34914CE8AF2242"/>
    <w:rsid w:val="00CF4B51"/>
  </w:style>
  <w:style w:type="paragraph" w:customStyle="1" w:styleId="37536C0E1CF34E06AE8CD9FF60FF91C0">
    <w:name w:val="37536C0E1CF34E06AE8CD9FF60FF91C0"/>
    <w:rsid w:val="00CF4B51"/>
  </w:style>
  <w:style w:type="paragraph" w:customStyle="1" w:styleId="E36574F8395B49A0AF0A60B99B32835B">
    <w:name w:val="E36574F8395B49A0AF0A60B99B32835B"/>
    <w:rsid w:val="00CF4B51"/>
  </w:style>
  <w:style w:type="paragraph" w:customStyle="1" w:styleId="AC4AD40947294278BDBA4D7AA833DC3F">
    <w:name w:val="AC4AD40947294278BDBA4D7AA833DC3F"/>
    <w:rsid w:val="00CF4B51"/>
  </w:style>
  <w:style w:type="paragraph" w:customStyle="1" w:styleId="CDED1C94146844878E3D2A2F224546E8">
    <w:name w:val="CDED1C94146844878E3D2A2F224546E8"/>
    <w:rsid w:val="00CF4B51"/>
  </w:style>
  <w:style w:type="paragraph" w:customStyle="1" w:styleId="2D746E694D2441ED90EEF0196E48F679">
    <w:name w:val="2D746E694D2441ED90EEF0196E48F679"/>
    <w:rsid w:val="00CF4B51"/>
  </w:style>
  <w:style w:type="paragraph" w:customStyle="1" w:styleId="A480516603BF40D89680C90CA574AD46">
    <w:name w:val="A480516603BF40D89680C90CA574AD46"/>
    <w:rsid w:val="00CF4B51"/>
  </w:style>
  <w:style w:type="paragraph" w:customStyle="1" w:styleId="5E0B6CFB7418458BA30B02D38ED5FD31">
    <w:name w:val="5E0B6CFB7418458BA30B02D38ED5FD31"/>
    <w:rsid w:val="00CF4B51"/>
  </w:style>
  <w:style w:type="paragraph" w:customStyle="1" w:styleId="D28015903BE64766A172DD370881323E">
    <w:name w:val="D28015903BE64766A172DD370881323E"/>
    <w:rsid w:val="00CF4B51"/>
  </w:style>
  <w:style w:type="paragraph" w:customStyle="1" w:styleId="9EE7E887F5FE4AFD8E3308709A5D3C61">
    <w:name w:val="9EE7E887F5FE4AFD8E3308709A5D3C61"/>
    <w:rsid w:val="00CF4B51"/>
  </w:style>
  <w:style w:type="paragraph" w:customStyle="1" w:styleId="8980CD185A3D475B8A63FDF275E64C0A">
    <w:name w:val="8980CD185A3D475B8A63FDF275E64C0A"/>
    <w:rsid w:val="00CF4B51"/>
  </w:style>
  <w:style w:type="paragraph" w:customStyle="1" w:styleId="B08FA80A5DBA4A24A44D927F316A647B">
    <w:name w:val="B08FA80A5DBA4A24A44D927F316A647B"/>
    <w:rsid w:val="00CF4B51"/>
  </w:style>
  <w:style w:type="paragraph" w:customStyle="1" w:styleId="168504CFF52A4ED39BE577B0CFEFCCF7">
    <w:name w:val="168504CFF52A4ED39BE577B0CFEFCCF7"/>
    <w:rsid w:val="00CF4B51"/>
  </w:style>
  <w:style w:type="paragraph" w:customStyle="1" w:styleId="0E5D4563AD624D88B75638FE847B855E">
    <w:name w:val="0E5D4563AD624D88B75638FE847B855E"/>
    <w:rsid w:val="00CF4B51"/>
  </w:style>
  <w:style w:type="paragraph" w:customStyle="1" w:styleId="A40B33D9BA5342BD85EB83E74E81219A">
    <w:name w:val="A40B33D9BA5342BD85EB83E74E81219A"/>
    <w:rsid w:val="00CF4B51"/>
  </w:style>
  <w:style w:type="paragraph" w:customStyle="1" w:styleId="CCB69C2CF696477CA53E99B6C0B7F08D">
    <w:name w:val="CCB69C2CF696477CA53E99B6C0B7F08D"/>
    <w:rsid w:val="00CF4B51"/>
  </w:style>
  <w:style w:type="paragraph" w:customStyle="1" w:styleId="8B761FC7AD32423D839E09C1401AD290">
    <w:name w:val="8B761FC7AD32423D839E09C1401AD290"/>
    <w:rsid w:val="00CF4B51"/>
  </w:style>
  <w:style w:type="paragraph" w:customStyle="1" w:styleId="6C3CDB8CD6DC471B936A0D0675C110C3">
    <w:name w:val="6C3CDB8CD6DC471B936A0D0675C110C3"/>
    <w:rsid w:val="00CF4B51"/>
  </w:style>
  <w:style w:type="paragraph" w:customStyle="1" w:styleId="C9D89845FAE542B28793A41A66219B81">
    <w:name w:val="C9D89845FAE542B28793A41A66219B81"/>
    <w:rsid w:val="00CF4B51"/>
  </w:style>
  <w:style w:type="paragraph" w:customStyle="1" w:styleId="2A28DDE6B8744F0FB7222C7C15D61A60">
    <w:name w:val="2A28DDE6B8744F0FB7222C7C15D61A60"/>
    <w:rsid w:val="00CF4B51"/>
  </w:style>
  <w:style w:type="paragraph" w:customStyle="1" w:styleId="0580D34F9E204DE093C5E4496CA18EC4">
    <w:name w:val="0580D34F9E204DE093C5E4496CA18EC4"/>
    <w:rsid w:val="00CF4B51"/>
  </w:style>
  <w:style w:type="paragraph" w:customStyle="1" w:styleId="A076CD25A9A24E0ABA1376A1BE28FC44">
    <w:name w:val="A076CD25A9A24E0ABA1376A1BE28FC44"/>
    <w:rsid w:val="00CF4B51"/>
  </w:style>
  <w:style w:type="paragraph" w:customStyle="1" w:styleId="B9A50E5CEF52498FA7DC5CFA2D0E7D2E">
    <w:name w:val="B9A50E5CEF52498FA7DC5CFA2D0E7D2E"/>
    <w:rsid w:val="00CF4B51"/>
  </w:style>
  <w:style w:type="paragraph" w:customStyle="1" w:styleId="39502AD1E25F401EB5B9059355150E4D">
    <w:name w:val="39502AD1E25F401EB5B9059355150E4D"/>
    <w:rsid w:val="00CF4B51"/>
  </w:style>
  <w:style w:type="paragraph" w:customStyle="1" w:styleId="2C3EC99AE49E476AB36EBFE80EF69F5C">
    <w:name w:val="2C3EC99AE49E476AB36EBFE80EF69F5C"/>
    <w:rsid w:val="00CF4B51"/>
  </w:style>
  <w:style w:type="paragraph" w:customStyle="1" w:styleId="9E69EB0CB7ED41D79B39E9E1014677BC">
    <w:name w:val="9E69EB0CB7ED41D79B39E9E1014677BC"/>
    <w:rsid w:val="00CF4B51"/>
  </w:style>
  <w:style w:type="paragraph" w:customStyle="1" w:styleId="DCDC1CDF5BA547A7B5D6C14B4480658B">
    <w:name w:val="DCDC1CDF5BA547A7B5D6C14B4480658B"/>
    <w:rsid w:val="00CF4B51"/>
  </w:style>
  <w:style w:type="paragraph" w:customStyle="1" w:styleId="CCBF28843AAB4BA8B6AEA5A5C2D1EB5B">
    <w:name w:val="CCBF28843AAB4BA8B6AEA5A5C2D1EB5B"/>
    <w:rsid w:val="00CF4B51"/>
  </w:style>
  <w:style w:type="paragraph" w:customStyle="1" w:styleId="0E325E8E6A784E3F96E2E625E6459D5C">
    <w:name w:val="0E325E8E6A784E3F96E2E625E6459D5C"/>
    <w:rsid w:val="00CF4B51"/>
  </w:style>
  <w:style w:type="paragraph" w:customStyle="1" w:styleId="2D1D574FD19F4C3698893305EF9177C0">
    <w:name w:val="2D1D574FD19F4C3698893305EF9177C0"/>
    <w:rsid w:val="00CF4B51"/>
  </w:style>
  <w:style w:type="paragraph" w:customStyle="1" w:styleId="AE43D019027B4952946E55B8823456EA">
    <w:name w:val="AE43D019027B4952946E55B8823456EA"/>
    <w:rsid w:val="00CF4B51"/>
  </w:style>
  <w:style w:type="paragraph" w:customStyle="1" w:styleId="D09A704BC6B94F6D9D4160F374382367">
    <w:name w:val="D09A704BC6B94F6D9D4160F374382367"/>
    <w:rsid w:val="00CF4B51"/>
  </w:style>
  <w:style w:type="paragraph" w:customStyle="1" w:styleId="FC08123EECBC468A90BB7E34B830934B">
    <w:name w:val="FC08123EECBC468A90BB7E34B830934B"/>
    <w:rsid w:val="00CF4B51"/>
  </w:style>
  <w:style w:type="paragraph" w:customStyle="1" w:styleId="7C5B3DA27FC149D4ABCC83253B0B0DB9">
    <w:name w:val="7C5B3DA27FC149D4ABCC83253B0B0DB9"/>
    <w:rsid w:val="00CF4B51"/>
  </w:style>
  <w:style w:type="paragraph" w:customStyle="1" w:styleId="AC4D452D48B041E39773F7907E8D71E4">
    <w:name w:val="AC4D452D48B041E39773F7907E8D71E4"/>
    <w:rsid w:val="00CF4B51"/>
  </w:style>
  <w:style w:type="paragraph" w:customStyle="1" w:styleId="B52663715F914BBCA0BA75E61B02E94A">
    <w:name w:val="B52663715F914BBCA0BA75E61B02E94A"/>
    <w:rsid w:val="00CF4B51"/>
  </w:style>
  <w:style w:type="paragraph" w:customStyle="1" w:styleId="FA8676B2E2AE493E977BD4D89F837F8A">
    <w:name w:val="FA8676B2E2AE493E977BD4D89F837F8A"/>
    <w:rsid w:val="00CF4B51"/>
  </w:style>
  <w:style w:type="paragraph" w:customStyle="1" w:styleId="3116A846116943F4B69668E636D6ED85">
    <w:name w:val="3116A846116943F4B69668E636D6ED85"/>
    <w:rsid w:val="00CF4B51"/>
  </w:style>
  <w:style w:type="paragraph" w:customStyle="1" w:styleId="003B12F6B9EE4692865DCA8723886EA81">
    <w:name w:val="003B12F6B9EE4692865DCA8723886EA81"/>
    <w:rsid w:val="00CF4B51"/>
    <w:rPr>
      <w:rFonts w:eastAsiaTheme="minorHAnsi"/>
    </w:rPr>
  </w:style>
  <w:style w:type="paragraph" w:customStyle="1" w:styleId="3F690CF747364A4A8890DD983389E9A51">
    <w:name w:val="3F690CF747364A4A8890DD983389E9A51"/>
    <w:rsid w:val="00CF4B51"/>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plan covers the deployment requirements, guidance, plans, and communication necessary to deploy &lt;&lt;APPLICATION NAME&gt;&gt; to &lt;Insert Company Name&gt; as part of the Modern IT initiative being undertaken by the IAM Business Group.</Abstract>
  <CompanyAddress/>
  <CompanyPhone/>
  <CompanyFax/>
  <CompanyEmail>tperkins@f128.info</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ac3dbb6f5a366637bde6c43bc231f621">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9416275db9bb34ad78cf89b596c37baa"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astSharedByUser xmlns="2f4ce27d-5312-4f35-bee8-25b1bd889599">arvinh@microsoft.com</LastSharedByUser>
    <SharedWithUsers xmlns="2f4ce27d-5312-4f35-bee8-25b1bd889599">
      <UserInfo>
        <DisplayName>Debbie Seres</DisplayName>
        <AccountId>55</AccountId>
        <AccountType/>
      </UserInfo>
      <UserInfo>
        <DisplayName>Paresh Nhathalal</DisplayName>
        <AccountId>27</AccountId>
        <AccountType/>
      </UserInfo>
    </SharedWithUsers>
    <LastSharedByTime xmlns="2f4ce27d-5312-4f35-bee8-25b1bd889599">2018-02-01T06:10:50+00:00</LastSharedByTime>
    <Current_x0020_Status xmlns="20b429da-18df-4b60-8667-ecabe588cf91" xsi:nil="true"/>
    <last_x0020_version_x0020_published xmlns="20b429da-18df-4b60-8667-ecabe588cf91" xsi:nil="true"/>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F5391A-6BEF-4A2B-97D9-B7EE20996D3A}">
  <ds:schemaRefs>
    <ds:schemaRef ds:uri="http://schemas.microsoft.com/sharepoint/v3/contenttype/forms"/>
  </ds:schemaRefs>
</ds:datastoreItem>
</file>

<file path=customXml/itemProps3.xml><?xml version="1.0" encoding="utf-8"?>
<ds:datastoreItem xmlns:ds="http://schemas.openxmlformats.org/officeDocument/2006/customXml" ds:itemID="{AA015338-DB38-4255-8AA9-0E90166727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B81C44-961B-497F-AB4A-64BFB3D5802A}">
  <ds:schemaRefs>
    <ds:schemaRef ds:uri="http://purl.org/dc/elements/1.1/"/>
    <ds:schemaRef ds:uri="2f4ce27d-5312-4f35-bee8-25b1bd889599"/>
    <ds:schemaRef ds:uri="http://schemas.microsoft.com/office/2006/documentManagement/types"/>
    <ds:schemaRef ds:uri="http://schemas.microsoft.com/office/infopath/2007/PartnerControls"/>
    <ds:schemaRef ds:uri="http://purl.org/dc/terms/"/>
    <ds:schemaRef ds:uri="20b429da-18df-4b60-8667-ecabe588cf91"/>
    <ds:schemaRef ds:uri="230e9df3-be65-4c73-a93b-d1236ebd677e"/>
    <ds:schemaRef ds:uri="http://purl.org/dc/dcmitype/"/>
    <ds:schemaRef ds:uri="http://schemas.openxmlformats.org/package/2006/metadata/core-properties"/>
    <ds:schemaRef ds:uri="http://schemas.microsoft.com/sharepoint/v3/fields"/>
    <ds:schemaRef ds:uri="http://schemas.microsoft.com/office/2006/metadata/properties"/>
    <ds:schemaRef ds:uri="http://www.w3.org/XML/1998/namespace"/>
  </ds:schemaRefs>
</ds:datastoreItem>
</file>

<file path=customXml/itemProps5.xml><?xml version="1.0" encoding="utf-8"?>
<ds:datastoreItem xmlns:ds="http://schemas.openxmlformats.org/officeDocument/2006/customXml" ds:itemID="{11E05198-4504-4C4D-883B-9A1450F31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30</Pages>
  <Words>8071</Words>
  <Characters>46010</Characters>
  <Application>Microsoft Office Word</Application>
  <DocSecurity>0</DocSecurity>
  <Lines>383</Lines>
  <Paragraphs>107</Paragraphs>
  <ScaleCrop>false</ScaleCrop>
  <Company/>
  <LinksUpToDate>false</LinksUpToDate>
  <CharactersWithSpaces>53974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&lt;&lt;APPLICATION NAME&gt;&gt; Single Sign-on Configuration</dc:subject>
  <dc:creator>Arvind Harinder</dc:creator>
  <cp:keywords/>
  <dc:description/>
  <cp:lastModifiedBy>Arvind Harinder</cp:lastModifiedBy>
  <cp:revision>1727</cp:revision>
  <dcterms:created xsi:type="dcterms:W3CDTF">2018-05-07T22:03:00Z</dcterms:created>
  <dcterms:modified xsi:type="dcterms:W3CDTF">2018-05-07T22:39:00Z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asteen@microsoft.com</vt:lpwstr>
  </property>
  <property fmtid="{D5CDD505-2E9C-101B-9397-08002B2CF9AE}" pid="6" name="MSIP_Label_f42aa342-8706-4288-bd11-ebb85995028c_SetDate">
    <vt:lpwstr>2017-05-03T11:43:42.1326030+02:00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0x010100CB491B387F83E7468FCB4E6A50AC4E2C</vt:lpwstr>
  </property>
</Properties>
</file>